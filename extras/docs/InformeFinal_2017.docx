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A1CF66F" w14:textId="77777777" w:rsidR="003F1952" w:rsidRPr="00C661D5" w:rsidRDefault="000C1B85">
      <w:pPr>
        <w:tabs>
          <w:tab w:val="left" w:pos="80"/>
        </w:tabs>
        <w:jc w:val="center"/>
        <w:rPr>
          <w:b/>
          <w:sz w:val="24"/>
          <w:szCs w:val="24"/>
        </w:rPr>
      </w:pPr>
      <w:bookmarkStart w:id="0" w:name="_gjdgxs" w:colFirst="0" w:colLast="0"/>
      <w:bookmarkEnd w:id="0"/>
      <w:r w:rsidRPr="00C661D5">
        <w:rPr>
          <w:noProof/>
          <w:sz w:val="24"/>
          <w:szCs w:val="24"/>
        </w:rPr>
        <w:drawing>
          <wp:inline distT="0" distB="0" distL="0" distR="0" wp14:anchorId="0F35801B" wp14:editId="12803D7D">
            <wp:extent cx="2790825" cy="1790700"/>
            <wp:effectExtent l="0" t="0" r="0" b="0"/>
            <wp:docPr id="9" name="image20.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0.png" descr="L:\logo\logo uts TRANSPARENCIA.png"/>
                    <pic:cNvPicPr preferRelativeResize="0"/>
                  </pic:nvPicPr>
                  <pic:blipFill>
                    <a:blip r:embed="rId9"/>
                    <a:srcRect/>
                    <a:stretch>
                      <a:fillRect/>
                    </a:stretch>
                  </pic:blipFill>
                  <pic:spPr>
                    <a:xfrm>
                      <a:off x="0" y="0"/>
                      <a:ext cx="2790825" cy="1790700"/>
                    </a:xfrm>
                    <a:prstGeom prst="rect">
                      <a:avLst/>
                    </a:prstGeom>
                    <a:ln/>
                  </pic:spPr>
                </pic:pic>
              </a:graphicData>
            </a:graphic>
          </wp:inline>
        </w:drawing>
      </w:r>
    </w:p>
    <w:p w14:paraId="1426A411" w14:textId="77777777" w:rsidR="003F1952" w:rsidRPr="00C661D5" w:rsidRDefault="003F1952">
      <w:pPr>
        <w:tabs>
          <w:tab w:val="left" w:pos="80"/>
        </w:tabs>
        <w:jc w:val="center"/>
        <w:rPr>
          <w:b/>
          <w:sz w:val="24"/>
          <w:szCs w:val="24"/>
        </w:rPr>
      </w:pPr>
    </w:p>
    <w:p w14:paraId="2970EC4E" w14:textId="77777777" w:rsidR="003F1952" w:rsidRPr="00C661D5" w:rsidRDefault="003F1952">
      <w:pPr>
        <w:tabs>
          <w:tab w:val="left" w:pos="80"/>
        </w:tabs>
        <w:jc w:val="center"/>
        <w:rPr>
          <w:b/>
          <w:sz w:val="24"/>
          <w:szCs w:val="24"/>
        </w:rPr>
      </w:pPr>
    </w:p>
    <w:p w14:paraId="6C2634CA" w14:textId="77777777" w:rsidR="003F1952" w:rsidRPr="00C661D5" w:rsidRDefault="000C1B85">
      <w:pPr>
        <w:tabs>
          <w:tab w:val="left" w:pos="80"/>
        </w:tabs>
        <w:jc w:val="center"/>
        <w:rPr>
          <w:b/>
          <w:sz w:val="24"/>
          <w:szCs w:val="24"/>
        </w:rPr>
      </w:pPr>
      <w:r w:rsidRPr="00C661D5">
        <w:rPr>
          <w:b/>
          <w:sz w:val="24"/>
          <w:szCs w:val="24"/>
        </w:rPr>
        <w:t>TÍTULO DEL TRABAJO DE GRADO</w:t>
      </w:r>
    </w:p>
    <w:p w14:paraId="10C41C07"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4E73E8B9" w14:textId="77777777" w:rsidR="003F1952" w:rsidRPr="00C661D5" w:rsidRDefault="003F1952">
      <w:pPr>
        <w:tabs>
          <w:tab w:val="left" w:pos="80"/>
        </w:tabs>
        <w:ind w:left="708" w:hanging="708"/>
        <w:jc w:val="center"/>
        <w:rPr>
          <w:b/>
          <w:sz w:val="24"/>
          <w:szCs w:val="24"/>
        </w:rPr>
      </w:pPr>
    </w:p>
    <w:p w14:paraId="4FB3D32E" w14:textId="77777777" w:rsidR="003F1952" w:rsidRPr="00C661D5" w:rsidRDefault="003F1952">
      <w:pPr>
        <w:tabs>
          <w:tab w:val="left" w:pos="80"/>
        </w:tabs>
        <w:ind w:left="708" w:hanging="708"/>
        <w:jc w:val="center"/>
        <w:rPr>
          <w:b/>
          <w:sz w:val="24"/>
          <w:szCs w:val="24"/>
        </w:rPr>
      </w:pPr>
    </w:p>
    <w:p w14:paraId="40B95A9C" w14:textId="77777777" w:rsidR="003F1952" w:rsidRPr="00C661D5" w:rsidRDefault="003F1952">
      <w:pPr>
        <w:tabs>
          <w:tab w:val="left" w:pos="80"/>
        </w:tabs>
        <w:ind w:left="708" w:hanging="708"/>
        <w:jc w:val="center"/>
        <w:rPr>
          <w:b/>
          <w:sz w:val="24"/>
          <w:szCs w:val="24"/>
        </w:rPr>
      </w:pPr>
    </w:p>
    <w:p w14:paraId="21D5F6C7" w14:textId="77777777" w:rsidR="003F1952" w:rsidRPr="00C661D5" w:rsidRDefault="003F1952">
      <w:pPr>
        <w:tabs>
          <w:tab w:val="left" w:pos="80"/>
        </w:tabs>
        <w:ind w:left="708" w:hanging="708"/>
        <w:jc w:val="center"/>
        <w:rPr>
          <w:b/>
          <w:sz w:val="24"/>
          <w:szCs w:val="24"/>
        </w:rPr>
      </w:pPr>
    </w:p>
    <w:p w14:paraId="2868FD8C" w14:textId="77777777" w:rsidR="003F1952" w:rsidRPr="00C661D5" w:rsidRDefault="003F1952">
      <w:pPr>
        <w:tabs>
          <w:tab w:val="left" w:pos="80"/>
        </w:tabs>
        <w:ind w:left="708" w:hanging="708"/>
        <w:jc w:val="center"/>
        <w:rPr>
          <w:b/>
          <w:sz w:val="24"/>
          <w:szCs w:val="24"/>
        </w:rPr>
      </w:pPr>
    </w:p>
    <w:p w14:paraId="5ED3A1C0" w14:textId="77777777" w:rsidR="003F1952" w:rsidRPr="00C661D5" w:rsidRDefault="003F1952">
      <w:pPr>
        <w:tabs>
          <w:tab w:val="left" w:pos="80"/>
        </w:tabs>
        <w:ind w:left="708" w:hanging="708"/>
        <w:jc w:val="center"/>
        <w:rPr>
          <w:b/>
          <w:sz w:val="24"/>
          <w:szCs w:val="24"/>
        </w:rPr>
      </w:pPr>
    </w:p>
    <w:p w14:paraId="77F11DEF"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78165C32"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0CDBEC7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6C0B6646" w14:textId="77777777" w:rsidR="003F1952" w:rsidRPr="00C661D5" w:rsidRDefault="003F1952">
      <w:pPr>
        <w:rPr>
          <w:sz w:val="24"/>
          <w:szCs w:val="24"/>
        </w:rPr>
      </w:pPr>
    </w:p>
    <w:p w14:paraId="0C5F6B7E" w14:textId="77777777" w:rsidR="003F1952" w:rsidRPr="00C661D5" w:rsidRDefault="003F1952">
      <w:pPr>
        <w:rPr>
          <w:sz w:val="24"/>
          <w:szCs w:val="24"/>
        </w:rPr>
      </w:pPr>
    </w:p>
    <w:p w14:paraId="43AB6F27" w14:textId="77777777" w:rsidR="003F1952" w:rsidRPr="00C661D5" w:rsidRDefault="003F1952">
      <w:pPr>
        <w:rPr>
          <w:sz w:val="24"/>
          <w:szCs w:val="24"/>
        </w:rPr>
      </w:pPr>
    </w:p>
    <w:p w14:paraId="22D415B8" w14:textId="77777777" w:rsidR="003F1952" w:rsidRPr="00C661D5" w:rsidRDefault="003F1952">
      <w:pPr>
        <w:tabs>
          <w:tab w:val="left" w:pos="80"/>
        </w:tabs>
        <w:ind w:left="708" w:hanging="708"/>
        <w:jc w:val="center"/>
        <w:rPr>
          <w:b/>
          <w:sz w:val="24"/>
          <w:szCs w:val="24"/>
        </w:rPr>
      </w:pPr>
    </w:p>
    <w:p w14:paraId="3D51F28F" w14:textId="77777777" w:rsidR="003F1952" w:rsidRPr="00C661D5" w:rsidRDefault="003F1952">
      <w:pPr>
        <w:tabs>
          <w:tab w:val="left" w:pos="80"/>
        </w:tabs>
        <w:ind w:left="708" w:hanging="708"/>
        <w:jc w:val="center"/>
        <w:rPr>
          <w:b/>
          <w:sz w:val="24"/>
          <w:szCs w:val="24"/>
        </w:rPr>
      </w:pPr>
    </w:p>
    <w:p w14:paraId="0BD33311" w14:textId="77777777" w:rsidR="003F1952" w:rsidRPr="00C661D5" w:rsidRDefault="003F1952">
      <w:pPr>
        <w:tabs>
          <w:tab w:val="left" w:pos="80"/>
        </w:tabs>
        <w:ind w:left="708" w:hanging="708"/>
        <w:jc w:val="center"/>
        <w:rPr>
          <w:b/>
          <w:sz w:val="24"/>
          <w:szCs w:val="24"/>
        </w:rPr>
      </w:pPr>
    </w:p>
    <w:p w14:paraId="405AC1D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74CBCE9D" w14:textId="77777777" w:rsidR="003F1952" w:rsidRPr="00C661D5" w:rsidRDefault="000C1B85">
      <w:pPr>
        <w:tabs>
          <w:tab w:val="left" w:pos="80"/>
        </w:tabs>
        <w:ind w:left="708" w:hanging="708"/>
        <w:jc w:val="center"/>
        <w:rPr>
          <w:b/>
          <w:sz w:val="24"/>
          <w:szCs w:val="24"/>
        </w:rPr>
      </w:pPr>
      <w:r w:rsidRPr="00C661D5">
        <w:rPr>
          <w:b/>
          <w:sz w:val="24"/>
          <w:szCs w:val="24"/>
        </w:rPr>
        <w:t>FACULTAD DE CIENCIAS NATURALES E INGENIERÍAS</w:t>
      </w:r>
    </w:p>
    <w:p w14:paraId="49C257FE" w14:textId="77777777" w:rsidR="003F1952" w:rsidRPr="00C661D5" w:rsidRDefault="000C1B85">
      <w:pPr>
        <w:tabs>
          <w:tab w:val="left" w:pos="80"/>
        </w:tabs>
        <w:ind w:left="708" w:hanging="708"/>
        <w:jc w:val="center"/>
        <w:rPr>
          <w:b/>
          <w:sz w:val="24"/>
          <w:szCs w:val="24"/>
        </w:rPr>
      </w:pPr>
      <w:r w:rsidRPr="00C661D5">
        <w:rPr>
          <w:b/>
          <w:sz w:val="24"/>
          <w:szCs w:val="24"/>
        </w:rPr>
        <w:t>INGENIERÍA DE SISTEMAS</w:t>
      </w:r>
    </w:p>
    <w:p w14:paraId="3FB687F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588AB64B"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5C80317D" w14:textId="77777777" w:rsidR="003F1952" w:rsidRPr="00C661D5" w:rsidRDefault="000C1B85">
      <w:pPr>
        <w:jc w:val="center"/>
        <w:rPr>
          <w:sz w:val="24"/>
          <w:szCs w:val="24"/>
        </w:rPr>
      </w:pPr>
      <w:r w:rsidRPr="00C661D5">
        <w:rPr>
          <w:noProof/>
          <w:sz w:val="24"/>
          <w:szCs w:val="24"/>
        </w:rPr>
        <w:lastRenderedPageBreak/>
        <w:drawing>
          <wp:inline distT="0" distB="0" distL="0" distR="0" wp14:anchorId="5CC3A84B" wp14:editId="591C34D0">
            <wp:extent cx="2171700" cy="1391661"/>
            <wp:effectExtent l="0" t="0" r="0" b="0"/>
            <wp:docPr id="12" name="image24.png" descr="L:\logo\logo uts TRANSPARENCIA.png"/>
            <wp:cNvGraphicFramePr/>
            <a:graphic xmlns:a="http://schemas.openxmlformats.org/drawingml/2006/main">
              <a:graphicData uri="http://schemas.openxmlformats.org/drawingml/2006/picture">
                <pic:pic xmlns:pic="http://schemas.openxmlformats.org/drawingml/2006/picture">
                  <pic:nvPicPr>
                    <pic:cNvPr id="0" name="image24.png" descr="L:\logo\logo uts TRANSPARENCIA.png"/>
                    <pic:cNvPicPr preferRelativeResize="0"/>
                  </pic:nvPicPr>
                  <pic:blipFill>
                    <a:blip r:embed="rId9"/>
                    <a:srcRect/>
                    <a:stretch>
                      <a:fillRect/>
                    </a:stretch>
                  </pic:blipFill>
                  <pic:spPr>
                    <a:xfrm>
                      <a:off x="0" y="0"/>
                      <a:ext cx="2171700" cy="1391661"/>
                    </a:xfrm>
                    <a:prstGeom prst="rect">
                      <a:avLst/>
                    </a:prstGeom>
                    <a:ln/>
                  </pic:spPr>
                </pic:pic>
              </a:graphicData>
            </a:graphic>
          </wp:inline>
        </w:drawing>
      </w:r>
    </w:p>
    <w:p w14:paraId="3CF764DF" w14:textId="77777777" w:rsidR="003F1952" w:rsidRPr="00C661D5" w:rsidRDefault="003F1952">
      <w:pPr>
        <w:tabs>
          <w:tab w:val="left" w:pos="80"/>
        </w:tabs>
        <w:jc w:val="center"/>
        <w:rPr>
          <w:sz w:val="24"/>
          <w:szCs w:val="24"/>
        </w:rPr>
      </w:pPr>
    </w:p>
    <w:p w14:paraId="79E59E64" w14:textId="77777777" w:rsidR="003F1952" w:rsidRPr="00C661D5" w:rsidRDefault="000C1B85">
      <w:pPr>
        <w:tabs>
          <w:tab w:val="left" w:pos="80"/>
        </w:tabs>
        <w:jc w:val="center"/>
        <w:rPr>
          <w:b/>
          <w:sz w:val="24"/>
          <w:szCs w:val="24"/>
        </w:rPr>
      </w:pPr>
      <w:r w:rsidRPr="00C661D5">
        <w:rPr>
          <w:b/>
          <w:sz w:val="24"/>
          <w:szCs w:val="24"/>
        </w:rPr>
        <w:t>TÍTULO DEL TRABAJO DE GRADO</w:t>
      </w:r>
    </w:p>
    <w:p w14:paraId="78FA6B4B" w14:textId="77777777" w:rsidR="003F1952" w:rsidRPr="00C661D5" w:rsidRDefault="000C1B85">
      <w:pPr>
        <w:tabs>
          <w:tab w:val="left" w:pos="80"/>
        </w:tabs>
        <w:spacing w:before="60" w:line="360" w:lineRule="auto"/>
        <w:jc w:val="center"/>
        <w:rPr>
          <w:sz w:val="24"/>
          <w:szCs w:val="24"/>
        </w:rPr>
      </w:pPr>
      <w:r w:rsidRPr="00C661D5">
        <w:rPr>
          <w:sz w:val="24"/>
          <w:szCs w:val="24"/>
        </w:rPr>
        <w:t>APLICACIÓN WEB PARA EL REGISTRO DE ACTIVIDADES Y PRODUCTOS DE CONFORMIDAD CON EL FORMATO RDC- 54 DE LAS UNIDADES TECNOLÓGICAS DE SANTANDER</w:t>
      </w:r>
    </w:p>
    <w:p w14:paraId="39F31DF3" w14:textId="77777777" w:rsidR="003F1952" w:rsidRPr="00C661D5" w:rsidRDefault="003F1952">
      <w:pPr>
        <w:tabs>
          <w:tab w:val="left" w:pos="80"/>
        </w:tabs>
        <w:jc w:val="center"/>
        <w:rPr>
          <w:color w:val="A6A6A6"/>
          <w:sz w:val="24"/>
          <w:szCs w:val="24"/>
        </w:rPr>
      </w:pPr>
    </w:p>
    <w:p w14:paraId="3ED0B6F0" w14:textId="77777777" w:rsidR="003F1952" w:rsidRPr="00C661D5" w:rsidRDefault="003F1952">
      <w:pPr>
        <w:tabs>
          <w:tab w:val="left" w:pos="80"/>
        </w:tabs>
        <w:jc w:val="center"/>
        <w:rPr>
          <w:sz w:val="24"/>
          <w:szCs w:val="24"/>
        </w:rPr>
      </w:pPr>
    </w:p>
    <w:p w14:paraId="6806EFD9" w14:textId="77777777" w:rsidR="003F1952" w:rsidRPr="00C661D5" w:rsidRDefault="003F1952">
      <w:pPr>
        <w:tabs>
          <w:tab w:val="left" w:pos="80"/>
        </w:tabs>
        <w:jc w:val="center"/>
        <w:rPr>
          <w:sz w:val="24"/>
          <w:szCs w:val="24"/>
        </w:rPr>
      </w:pPr>
    </w:p>
    <w:p w14:paraId="6D2C4FCA" w14:textId="77777777" w:rsidR="003F1952" w:rsidRPr="00C661D5" w:rsidRDefault="000C1B85">
      <w:pPr>
        <w:tabs>
          <w:tab w:val="left" w:pos="80"/>
        </w:tabs>
        <w:ind w:left="708" w:hanging="708"/>
        <w:jc w:val="center"/>
        <w:rPr>
          <w:b/>
          <w:sz w:val="24"/>
          <w:szCs w:val="24"/>
        </w:rPr>
      </w:pPr>
      <w:r w:rsidRPr="00C661D5">
        <w:rPr>
          <w:b/>
          <w:sz w:val="24"/>
          <w:szCs w:val="24"/>
        </w:rPr>
        <w:t>AUTORES</w:t>
      </w:r>
    </w:p>
    <w:p w14:paraId="57FDF12B" w14:textId="77777777" w:rsidR="003F1952" w:rsidRPr="00C661D5" w:rsidRDefault="000C1B85">
      <w:pPr>
        <w:tabs>
          <w:tab w:val="left" w:pos="80"/>
        </w:tabs>
        <w:jc w:val="center"/>
        <w:rPr>
          <w:sz w:val="24"/>
          <w:szCs w:val="24"/>
        </w:rPr>
      </w:pPr>
      <w:r w:rsidRPr="00C661D5">
        <w:rPr>
          <w:sz w:val="24"/>
          <w:szCs w:val="24"/>
        </w:rPr>
        <w:t xml:space="preserve">Sandy </w:t>
      </w:r>
      <w:proofErr w:type="spellStart"/>
      <w:r w:rsidRPr="00C661D5">
        <w:rPr>
          <w:sz w:val="24"/>
          <w:szCs w:val="24"/>
        </w:rPr>
        <w:t>Pauline</w:t>
      </w:r>
      <w:proofErr w:type="spellEnd"/>
      <w:r w:rsidRPr="00C661D5">
        <w:rPr>
          <w:sz w:val="24"/>
          <w:szCs w:val="24"/>
        </w:rPr>
        <w:t xml:space="preserve"> Cala Sanguino - 1098773314</w:t>
      </w:r>
    </w:p>
    <w:p w14:paraId="4419D0F8" w14:textId="77777777" w:rsidR="003F1952" w:rsidRPr="00C661D5" w:rsidRDefault="000C1B85">
      <w:pPr>
        <w:tabs>
          <w:tab w:val="left" w:pos="80"/>
        </w:tabs>
        <w:jc w:val="center"/>
        <w:rPr>
          <w:sz w:val="24"/>
          <w:szCs w:val="24"/>
        </w:rPr>
      </w:pPr>
      <w:r w:rsidRPr="00C661D5">
        <w:rPr>
          <w:sz w:val="24"/>
          <w:szCs w:val="24"/>
        </w:rPr>
        <w:t>Elkin Giovanny Murillo Quintana - 1098662091</w:t>
      </w:r>
    </w:p>
    <w:p w14:paraId="2D728579" w14:textId="77777777" w:rsidR="003F1952" w:rsidRPr="00C661D5" w:rsidRDefault="003F1952">
      <w:pPr>
        <w:tabs>
          <w:tab w:val="left" w:pos="80"/>
        </w:tabs>
        <w:jc w:val="center"/>
        <w:rPr>
          <w:color w:val="A6A6A6"/>
          <w:sz w:val="24"/>
          <w:szCs w:val="24"/>
        </w:rPr>
      </w:pPr>
    </w:p>
    <w:p w14:paraId="1D774275" w14:textId="77777777" w:rsidR="003F1952" w:rsidRPr="00C661D5" w:rsidRDefault="003F1952">
      <w:pPr>
        <w:tabs>
          <w:tab w:val="left" w:pos="80"/>
        </w:tabs>
        <w:jc w:val="center"/>
        <w:rPr>
          <w:sz w:val="24"/>
          <w:szCs w:val="24"/>
        </w:rPr>
      </w:pPr>
    </w:p>
    <w:p w14:paraId="033D51A2" w14:textId="77777777" w:rsidR="003F1952" w:rsidRPr="00C661D5" w:rsidRDefault="003F1952">
      <w:pPr>
        <w:tabs>
          <w:tab w:val="left" w:pos="80"/>
        </w:tabs>
        <w:jc w:val="center"/>
        <w:rPr>
          <w:sz w:val="24"/>
          <w:szCs w:val="24"/>
        </w:rPr>
      </w:pPr>
    </w:p>
    <w:p w14:paraId="62716022" w14:textId="77777777" w:rsidR="003F1952" w:rsidRPr="00C661D5" w:rsidRDefault="000C1B85">
      <w:pPr>
        <w:pStyle w:val="Ttulo"/>
      </w:pPr>
      <w:r w:rsidRPr="00C661D5">
        <w:t>Trabajo de Grado para optar al título de</w:t>
      </w:r>
    </w:p>
    <w:p w14:paraId="3281DF9B" w14:textId="77777777" w:rsidR="003F1952" w:rsidRPr="00C661D5" w:rsidRDefault="000C1B85">
      <w:pPr>
        <w:tabs>
          <w:tab w:val="left" w:pos="80"/>
        </w:tabs>
        <w:jc w:val="center"/>
        <w:rPr>
          <w:sz w:val="24"/>
          <w:szCs w:val="24"/>
        </w:rPr>
      </w:pPr>
      <w:r w:rsidRPr="00C661D5">
        <w:rPr>
          <w:sz w:val="24"/>
          <w:szCs w:val="24"/>
        </w:rPr>
        <w:t>Ingeniero(a) de Sistemas</w:t>
      </w:r>
    </w:p>
    <w:p w14:paraId="3B6C1354" w14:textId="77777777" w:rsidR="003F1952" w:rsidRPr="00C661D5" w:rsidRDefault="003F1952">
      <w:pPr>
        <w:tabs>
          <w:tab w:val="left" w:pos="80"/>
        </w:tabs>
        <w:rPr>
          <w:sz w:val="24"/>
          <w:szCs w:val="24"/>
        </w:rPr>
      </w:pPr>
    </w:p>
    <w:p w14:paraId="3C2E4513" w14:textId="77777777" w:rsidR="003F1952" w:rsidRPr="00C661D5" w:rsidRDefault="003F1952">
      <w:pPr>
        <w:tabs>
          <w:tab w:val="left" w:pos="80"/>
        </w:tabs>
        <w:rPr>
          <w:sz w:val="24"/>
          <w:szCs w:val="24"/>
        </w:rPr>
      </w:pPr>
    </w:p>
    <w:p w14:paraId="561CAF49" w14:textId="77777777" w:rsidR="003F1952" w:rsidRPr="00C661D5" w:rsidRDefault="003F1952">
      <w:pPr>
        <w:tabs>
          <w:tab w:val="left" w:pos="80"/>
        </w:tabs>
        <w:rPr>
          <w:sz w:val="24"/>
          <w:szCs w:val="24"/>
        </w:rPr>
      </w:pPr>
    </w:p>
    <w:p w14:paraId="257D6501" w14:textId="77777777" w:rsidR="003F1952" w:rsidRPr="00C661D5" w:rsidRDefault="000C1B85">
      <w:pPr>
        <w:tabs>
          <w:tab w:val="left" w:pos="80"/>
        </w:tabs>
        <w:jc w:val="center"/>
        <w:rPr>
          <w:b/>
          <w:sz w:val="24"/>
          <w:szCs w:val="24"/>
        </w:rPr>
      </w:pPr>
      <w:r w:rsidRPr="00C661D5">
        <w:rPr>
          <w:b/>
          <w:sz w:val="24"/>
          <w:szCs w:val="24"/>
        </w:rPr>
        <w:t>DIRECTOR</w:t>
      </w:r>
    </w:p>
    <w:p w14:paraId="569896E7" w14:textId="77777777" w:rsidR="003F1952" w:rsidRPr="00C661D5" w:rsidRDefault="000C1B85">
      <w:pPr>
        <w:tabs>
          <w:tab w:val="left" w:pos="80"/>
        </w:tabs>
        <w:jc w:val="center"/>
        <w:rPr>
          <w:sz w:val="24"/>
          <w:szCs w:val="24"/>
        </w:rPr>
      </w:pPr>
      <w:r w:rsidRPr="00C661D5">
        <w:rPr>
          <w:sz w:val="24"/>
          <w:szCs w:val="24"/>
        </w:rPr>
        <w:t xml:space="preserve">Jaime </w:t>
      </w:r>
      <w:proofErr w:type="spellStart"/>
      <w:r w:rsidRPr="00C661D5">
        <w:rPr>
          <w:sz w:val="24"/>
          <w:szCs w:val="24"/>
        </w:rPr>
        <w:t>Yesith</w:t>
      </w:r>
      <w:proofErr w:type="spellEnd"/>
      <w:r w:rsidRPr="00C661D5">
        <w:rPr>
          <w:sz w:val="24"/>
          <w:szCs w:val="24"/>
        </w:rPr>
        <w:t xml:space="preserve"> Valencia </w:t>
      </w:r>
      <w:r w:rsidR="00C661D5" w:rsidRPr="00C661D5">
        <w:rPr>
          <w:sz w:val="24"/>
          <w:szCs w:val="24"/>
        </w:rPr>
        <w:t>Galván</w:t>
      </w:r>
    </w:p>
    <w:p w14:paraId="36E1F6F5" w14:textId="77777777" w:rsidR="003F1952" w:rsidRPr="00C661D5" w:rsidRDefault="003F1952">
      <w:pPr>
        <w:tabs>
          <w:tab w:val="left" w:pos="80"/>
        </w:tabs>
        <w:jc w:val="center"/>
        <w:rPr>
          <w:b/>
          <w:sz w:val="24"/>
          <w:szCs w:val="24"/>
        </w:rPr>
      </w:pPr>
    </w:p>
    <w:p w14:paraId="15CBE315" w14:textId="77777777" w:rsidR="003F1952" w:rsidRPr="00C661D5" w:rsidRDefault="003F1952">
      <w:pPr>
        <w:tabs>
          <w:tab w:val="left" w:pos="80"/>
        </w:tabs>
        <w:jc w:val="center"/>
        <w:rPr>
          <w:b/>
          <w:sz w:val="24"/>
          <w:szCs w:val="24"/>
        </w:rPr>
      </w:pPr>
    </w:p>
    <w:p w14:paraId="49D35A72" w14:textId="77777777" w:rsidR="003F1952" w:rsidRPr="00C661D5" w:rsidRDefault="000C1B85">
      <w:pPr>
        <w:tabs>
          <w:tab w:val="left" w:pos="80"/>
        </w:tabs>
        <w:spacing w:before="60" w:line="360" w:lineRule="auto"/>
        <w:jc w:val="center"/>
        <w:rPr>
          <w:sz w:val="24"/>
          <w:szCs w:val="24"/>
        </w:rPr>
      </w:pPr>
      <w:r w:rsidRPr="00C661D5">
        <w:rPr>
          <w:sz w:val="24"/>
          <w:szCs w:val="24"/>
        </w:rPr>
        <w:t>GRUPO DE INVESTIGACIÓN EN INGENIERÍA DEL SOFTWARE -GRIIS-</w:t>
      </w:r>
    </w:p>
    <w:p w14:paraId="4C419BA2" w14:textId="77777777" w:rsidR="003F1952" w:rsidRPr="00C661D5" w:rsidRDefault="003F1952">
      <w:pPr>
        <w:tabs>
          <w:tab w:val="left" w:pos="80"/>
        </w:tabs>
        <w:rPr>
          <w:b/>
          <w:sz w:val="24"/>
          <w:szCs w:val="24"/>
        </w:rPr>
      </w:pPr>
    </w:p>
    <w:p w14:paraId="0BFC75FD" w14:textId="77777777" w:rsidR="003F1952" w:rsidRPr="00C661D5" w:rsidRDefault="003F1952">
      <w:pPr>
        <w:tabs>
          <w:tab w:val="left" w:pos="80"/>
        </w:tabs>
        <w:ind w:left="708" w:hanging="708"/>
        <w:jc w:val="center"/>
        <w:rPr>
          <w:b/>
          <w:sz w:val="24"/>
          <w:szCs w:val="24"/>
        </w:rPr>
      </w:pPr>
    </w:p>
    <w:p w14:paraId="6F47201B" w14:textId="77777777" w:rsidR="003F1952" w:rsidRPr="00C661D5" w:rsidRDefault="000C1B85">
      <w:pPr>
        <w:tabs>
          <w:tab w:val="left" w:pos="80"/>
        </w:tabs>
        <w:ind w:left="708" w:hanging="708"/>
        <w:jc w:val="center"/>
        <w:rPr>
          <w:b/>
          <w:sz w:val="24"/>
          <w:szCs w:val="24"/>
        </w:rPr>
      </w:pPr>
      <w:r w:rsidRPr="00C661D5">
        <w:rPr>
          <w:b/>
          <w:sz w:val="24"/>
          <w:szCs w:val="24"/>
        </w:rPr>
        <w:t>UNIDADES TECNOLÓGICAS DE SANTANDER</w:t>
      </w:r>
    </w:p>
    <w:p w14:paraId="16A7AAAA" w14:textId="77777777" w:rsidR="003F1952" w:rsidRPr="00C661D5" w:rsidRDefault="000C1B85">
      <w:pPr>
        <w:tabs>
          <w:tab w:val="left" w:pos="80"/>
        </w:tabs>
        <w:ind w:left="708"/>
        <w:jc w:val="center"/>
        <w:rPr>
          <w:b/>
          <w:sz w:val="24"/>
          <w:szCs w:val="24"/>
        </w:rPr>
      </w:pPr>
      <w:r w:rsidRPr="00C661D5">
        <w:rPr>
          <w:b/>
          <w:sz w:val="24"/>
          <w:szCs w:val="24"/>
        </w:rPr>
        <w:t>FACULTAD DE CIENCIAS NATURALES E INGENIERÍAS</w:t>
      </w:r>
    </w:p>
    <w:p w14:paraId="394B032A" w14:textId="77777777" w:rsidR="003F1952" w:rsidRPr="00C661D5" w:rsidRDefault="003F1952">
      <w:pPr>
        <w:tabs>
          <w:tab w:val="left" w:pos="80"/>
        </w:tabs>
        <w:ind w:left="708" w:hanging="708"/>
        <w:jc w:val="center"/>
        <w:rPr>
          <w:b/>
          <w:color w:val="A6A6A6"/>
          <w:sz w:val="24"/>
          <w:szCs w:val="24"/>
        </w:rPr>
      </w:pPr>
    </w:p>
    <w:p w14:paraId="0DC54012" w14:textId="77777777" w:rsidR="003F1952" w:rsidRPr="00C661D5" w:rsidRDefault="000C1B85">
      <w:pPr>
        <w:tabs>
          <w:tab w:val="left" w:pos="80"/>
        </w:tabs>
        <w:ind w:left="708" w:hanging="708"/>
        <w:jc w:val="center"/>
        <w:rPr>
          <w:b/>
          <w:sz w:val="24"/>
          <w:szCs w:val="24"/>
        </w:rPr>
      </w:pPr>
      <w:r w:rsidRPr="00C661D5">
        <w:rPr>
          <w:b/>
          <w:sz w:val="24"/>
          <w:szCs w:val="24"/>
        </w:rPr>
        <w:lastRenderedPageBreak/>
        <w:t>INGENIERÍA DE SISTEMAS</w:t>
      </w:r>
    </w:p>
    <w:p w14:paraId="6337B5E6" w14:textId="77777777" w:rsidR="003F1952" w:rsidRPr="00C661D5" w:rsidRDefault="000C1B85">
      <w:pPr>
        <w:tabs>
          <w:tab w:val="left" w:pos="80"/>
        </w:tabs>
        <w:ind w:left="708" w:hanging="708"/>
        <w:jc w:val="center"/>
        <w:rPr>
          <w:b/>
          <w:sz w:val="24"/>
          <w:szCs w:val="24"/>
        </w:rPr>
      </w:pPr>
      <w:r w:rsidRPr="00C661D5">
        <w:rPr>
          <w:b/>
          <w:sz w:val="24"/>
          <w:szCs w:val="24"/>
        </w:rPr>
        <w:t>BUCARAMANGA</w:t>
      </w:r>
    </w:p>
    <w:p w14:paraId="6B4A1DB5" w14:textId="77777777" w:rsidR="003F1952" w:rsidRPr="00C661D5" w:rsidRDefault="000C1B85">
      <w:pPr>
        <w:tabs>
          <w:tab w:val="left" w:pos="80"/>
        </w:tabs>
        <w:ind w:left="708" w:hanging="708"/>
        <w:jc w:val="center"/>
        <w:rPr>
          <w:b/>
          <w:color w:val="A6A6A6"/>
          <w:sz w:val="24"/>
          <w:szCs w:val="24"/>
        </w:rPr>
      </w:pPr>
      <w:r w:rsidRPr="00C661D5">
        <w:rPr>
          <w:b/>
          <w:color w:val="A6A6A6"/>
          <w:sz w:val="24"/>
          <w:szCs w:val="24"/>
        </w:rPr>
        <w:t>FECHA DE PRESENTACIÓN: DD-MM-AAAA</w:t>
      </w:r>
    </w:p>
    <w:p w14:paraId="15628AD7" w14:textId="77777777" w:rsidR="003F1952" w:rsidRPr="00C661D5" w:rsidRDefault="003F1952">
      <w:pPr>
        <w:tabs>
          <w:tab w:val="left" w:pos="80"/>
        </w:tabs>
        <w:rPr>
          <w:sz w:val="24"/>
          <w:szCs w:val="24"/>
        </w:rPr>
      </w:pPr>
    </w:p>
    <w:p w14:paraId="007504BE" w14:textId="77777777" w:rsidR="003F1952" w:rsidRPr="00C661D5" w:rsidRDefault="003F1952">
      <w:pPr>
        <w:rPr>
          <w:sz w:val="24"/>
          <w:szCs w:val="24"/>
        </w:rPr>
      </w:pPr>
    </w:p>
    <w:p w14:paraId="2443AE10" w14:textId="77777777" w:rsidR="003F1952" w:rsidRPr="00C661D5" w:rsidRDefault="000C1B85">
      <w:pPr>
        <w:spacing w:line="276" w:lineRule="auto"/>
        <w:jc w:val="left"/>
        <w:rPr>
          <w:sz w:val="24"/>
          <w:szCs w:val="24"/>
        </w:rPr>
      </w:pPr>
      <w:r w:rsidRPr="00C661D5">
        <w:rPr>
          <w:sz w:val="24"/>
          <w:szCs w:val="24"/>
        </w:rPr>
        <w:br w:type="page"/>
      </w:r>
      <w:r w:rsidRPr="00C661D5">
        <w:rPr>
          <w:sz w:val="24"/>
          <w:szCs w:val="24"/>
        </w:rPr>
        <w:lastRenderedPageBreak/>
        <w:t>Nota de Aceptación</w:t>
      </w:r>
    </w:p>
    <w:p w14:paraId="537968C4" w14:textId="77777777" w:rsidR="003F1952" w:rsidRPr="00C661D5" w:rsidRDefault="003F1952">
      <w:pPr>
        <w:tabs>
          <w:tab w:val="left" w:pos="80"/>
        </w:tabs>
        <w:jc w:val="right"/>
        <w:rPr>
          <w:sz w:val="24"/>
          <w:szCs w:val="24"/>
        </w:rPr>
      </w:pPr>
    </w:p>
    <w:p w14:paraId="73B4FB15" w14:textId="77777777" w:rsidR="003F1952" w:rsidRPr="00C661D5" w:rsidRDefault="003F1952">
      <w:pPr>
        <w:tabs>
          <w:tab w:val="left" w:pos="80"/>
        </w:tabs>
        <w:jc w:val="right"/>
        <w:rPr>
          <w:sz w:val="24"/>
          <w:szCs w:val="24"/>
        </w:rPr>
      </w:pPr>
    </w:p>
    <w:p w14:paraId="01114EEB" w14:textId="77777777" w:rsidR="003F1952" w:rsidRPr="00C661D5" w:rsidRDefault="000C1B85">
      <w:pPr>
        <w:tabs>
          <w:tab w:val="left" w:pos="80"/>
        </w:tabs>
        <w:jc w:val="right"/>
        <w:rPr>
          <w:sz w:val="24"/>
          <w:szCs w:val="24"/>
        </w:rPr>
      </w:pPr>
      <w:r w:rsidRPr="00C661D5">
        <w:rPr>
          <w:sz w:val="24"/>
          <w:szCs w:val="24"/>
        </w:rPr>
        <w:t>___________________________________</w:t>
      </w:r>
    </w:p>
    <w:p w14:paraId="100D2B45" w14:textId="77777777" w:rsidR="003F1952" w:rsidRPr="00C661D5" w:rsidRDefault="003F1952">
      <w:pPr>
        <w:tabs>
          <w:tab w:val="left" w:pos="80"/>
        </w:tabs>
        <w:jc w:val="right"/>
        <w:rPr>
          <w:sz w:val="24"/>
          <w:szCs w:val="24"/>
        </w:rPr>
      </w:pPr>
    </w:p>
    <w:p w14:paraId="6441BBC0" w14:textId="77777777" w:rsidR="003F1952" w:rsidRPr="00C661D5" w:rsidRDefault="000C1B85">
      <w:pPr>
        <w:tabs>
          <w:tab w:val="left" w:pos="80"/>
        </w:tabs>
        <w:jc w:val="right"/>
        <w:rPr>
          <w:sz w:val="24"/>
          <w:szCs w:val="24"/>
        </w:rPr>
      </w:pPr>
      <w:r w:rsidRPr="00C661D5">
        <w:rPr>
          <w:sz w:val="24"/>
          <w:szCs w:val="24"/>
        </w:rPr>
        <w:t>___________________________________</w:t>
      </w:r>
    </w:p>
    <w:p w14:paraId="48CC973E" w14:textId="77777777" w:rsidR="003F1952" w:rsidRPr="00C661D5" w:rsidRDefault="003F1952">
      <w:pPr>
        <w:tabs>
          <w:tab w:val="left" w:pos="80"/>
        </w:tabs>
        <w:jc w:val="right"/>
        <w:rPr>
          <w:sz w:val="24"/>
          <w:szCs w:val="24"/>
        </w:rPr>
      </w:pPr>
    </w:p>
    <w:p w14:paraId="6BD309A0" w14:textId="77777777" w:rsidR="003F1952" w:rsidRPr="00C661D5" w:rsidRDefault="000C1B85">
      <w:pPr>
        <w:tabs>
          <w:tab w:val="left" w:pos="80"/>
        </w:tabs>
        <w:jc w:val="right"/>
        <w:rPr>
          <w:sz w:val="24"/>
          <w:szCs w:val="24"/>
        </w:rPr>
      </w:pPr>
      <w:r w:rsidRPr="00C661D5">
        <w:rPr>
          <w:sz w:val="24"/>
          <w:szCs w:val="24"/>
        </w:rPr>
        <w:t>___________________________________</w:t>
      </w:r>
    </w:p>
    <w:p w14:paraId="1A2532BE" w14:textId="77777777" w:rsidR="003F1952" w:rsidRPr="00C661D5" w:rsidRDefault="003F1952">
      <w:pPr>
        <w:tabs>
          <w:tab w:val="left" w:pos="80"/>
        </w:tabs>
        <w:jc w:val="right"/>
        <w:rPr>
          <w:sz w:val="24"/>
          <w:szCs w:val="24"/>
        </w:rPr>
      </w:pPr>
    </w:p>
    <w:p w14:paraId="201860FE" w14:textId="77777777" w:rsidR="003F1952" w:rsidRPr="00C661D5" w:rsidRDefault="000C1B85">
      <w:pPr>
        <w:tabs>
          <w:tab w:val="left" w:pos="80"/>
        </w:tabs>
        <w:jc w:val="right"/>
        <w:rPr>
          <w:sz w:val="24"/>
          <w:szCs w:val="24"/>
        </w:rPr>
      </w:pPr>
      <w:r w:rsidRPr="00C661D5">
        <w:rPr>
          <w:sz w:val="24"/>
          <w:szCs w:val="24"/>
        </w:rPr>
        <w:t>___________________________________</w:t>
      </w:r>
    </w:p>
    <w:p w14:paraId="624DAC10" w14:textId="77777777" w:rsidR="003F1952" w:rsidRPr="00C661D5" w:rsidRDefault="003F1952">
      <w:pPr>
        <w:tabs>
          <w:tab w:val="left" w:pos="80"/>
        </w:tabs>
        <w:jc w:val="right"/>
        <w:rPr>
          <w:sz w:val="24"/>
          <w:szCs w:val="24"/>
        </w:rPr>
      </w:pPr>
    </w:p>
    <w:p w14:paraId="58CEE011" w14:textId="77777777" w:rsidR="003F1952" w:rsidRPr="00C661D5" w:rsidRDefault="003F1952">
      <w:pPr>
        <w:tabs>
          <w:tab w:val="left" w:pos="80"/>
        </w:tabs>
        <w:jc w:val="right"/>
        <w:rPr>
          <w:sz w:val="24"/>
          <w:szCs w:val="24"/>
        </w:rPr>
      </w:pPr>
    </w:p>
    <w:p w14:paraId="1376C87E" w14:textId="77777777" w:rsidR="003F1952" w:rsidRPr="00C661D5" w:rsidRDefault="003F1952">
      <w:pPr>
        <w:tabs>
          <w:tab w:val="left" w:pos="80"/>
        </w:tabs>
        <w:jc w:val="right"/>
        <w:rPr>
          <w:sz w:val="24"/>
          <w:szCs w:val="24"/>
        </w:rPr>
      </w:pPr>
    </w:p>
    <w:p w14:paraId="4EF634DB" w14:textId="77777777" w:rsidR="003F1952" w:rsidRPr="00C661D5" w:rsidRDefault="003F1952">
      <w:pPr>
        <w:tabs>
          <w:tab w:val="left" w:pos="80"/>
        </w:tabs>
        <w:jc w:val="right"/>
        <w:rPr>
          <w:sz w:val="24"/>
          <w:szCs w:val="24"/>
        </w:rPr>
      </w:pPr>
    </w:p>
    <w:p w14:paraId="5656A068" w14:textId="77777777" w:rsidR="003F1952" w:rsidRPr="00C661D5" w:rsidRDefault="003F1952">
      <w:pPr>
        <w:tabs>
          <w:tab w:val="left" w:pos="80"/>
        </w:tabs>
        <w:jc w:val="right"/>
        <w:rPr>
          <w:sz w:val="24"/>
          <w:szCs w:val="24"/>
        </w:rPr>
      </w:pPr>
    </w:p>
    <w:p w14:paraId="5454905E" w14:textId="77777777" w:rsidR="003F1952" w:rsidRPr="00C661D5" w:rsidRDefault="003F1952">
      <w:pPr>
        <w:tabs>
          <w:tab w:val="left" w:pos="80"/>
        </w:tabs>
        <w:jc w:val="right"/>
        <w:rPr>
          <w:sz w:val="24"/>
          <w:szCs w:val="24"/>
        </w:rPr>
      </w:pPr>
    </w:p>
    <w:p w14:paraId="4B335724" w14:textId="77777777" w:rsidR="003F1952" w:rsidRPr="00C661D5" w:rsidRDefault="003F1952">
      <w:pPr>
        <w:tabs>
          <w:tab w:val="left" w:pos="80"/>
        </w:tabs>
        <w:jc w:val="right"/>
        <w:rPr>
          <w:sz w:val="24"/>
          <w:szCs w:val="24"/>
        </w:rPr>
      </w:pPr>
    </w:p>
    <w:p w14:paraId="0BA2D6A0" w14:textId="77777777" w:rsidR="003F1952" w:rsidRPr="00C661D5" w:rsidRDefault="003F1952">
      <w:pPr>
        <w:tabs>
          <w:tab w:val="left" w:pos="80"/>
        </w:tabs>
        <w:jc w:val="right"/>
        <w:rPr>
          <w:sz w:val="24"/>
          <w:szCs w:val="24"/>
        </w:rPr>
      </w:pPr>
    </w:p>
    <w:p w14:paraId="011063BD" w14:textId="77777777" w:rsidR="003F1952" w:rsidRPr="00C661D5" w:rsidRDefault="003F1952">
      <w:pPr>
        <w:tabs>
          <w:tab w:val="left" w:pos="80"/>
        </w:tabs>
        <w:jc w:val="right"/>
        <w:rPr>
          <w:sz w:val="24"/>
          <w:szCs w:val="24"/>
        </w:rPr>
      </w:pPr>
    </w:p>
    <w:p w14:paraId="6CCEF232" w14:textId="77777777" w:rsidR="003F1952" w:rsidRPr="00C661D5" w:rsidRDefault="003F1952">
      <w:pPr>
        <w:tabs>
          <w:tab w:val="left" w:pos="80"/>
        </w:tabs>
        <w:jc w:val="right"/>
        <w:rPr>
          <w:sz w:val="24"/>
          <w:szCs w:val="24"/>
        </w:rPr>
      </w:pPr>
    </w:p>
    <w:p w14:paraId="5A2E4C45" w14:textId="77777777" w:rsidR="003F1952" w:rsidRPr="00C661D5" w:rsidRDefault="003F1952">
      <w:pPr>
        <w:tabs>
          <w:tab w:val="left" w:pos="80"/>
        </w:tabs>
        <w:jc w:val="right"/>
        <w:rPr>
          <w:sz w:val="24"/>
          <w:szCs w:val="24"/>
        </w:rPr>
      </w:pPr>
    </w:p>
    <w:p w14:paraId="3D30CBDB" w14:textId="77777777" w:rsidR="003F1952" w:rsidRPr="00C661D5" w:rsidRDefault="003F1952">
      <w:pPr>
        <w:tabs>
          <w:tab w:val="left" w:pos="80"/>
        </w:tabs>
        <w:jc w:val="right"/>
        <w:rPr>
          <w:sz w:val="24"/>
          <w:szCs w:val="24"/>
        </w:rPr>
      </w:pPr>
    </w:p>
    <w:p w14:paraId="140973C4" w14:textId="77777777" w:rsidR="003F1952" w:rsidRPr="00C661D5" w:rsidRDefault="003F1952">
      <w:pPr>
        <w:tabs>
          <w:tab w:val="left" w:pos="80"/>
        </w:tabs>
        <w:jc w:val="right"/>
        <w:rPr>
          <w:sz w:val="24"/>
          <w:szCs w:val="24"/>
        </w:rPr>
      </w:pPr>
    </w:p>
    <w:p w14:paraId="49AAEC8F" w14:textId="77777777" w:rsidR="003F1952" w:rsidRPr="00C661D5" w:rsidRDefault="000C1B85">
      <w:pPr>
        <w:tabs>
          <w:tab w:val="left" w:pos="80"/>
        </w:tabs>
        <w:jc w:val="right"/>
        <w:rPr>
          <w:sz w:val="24"/>
          <w:szCs w:val="24"/>
        </w:rPr>
      </w:pPr>
      <w:r w:rsidRPr="00C661D5">
        <w:rPr>
          <w:sz w:val="24"/>
          <w:szCs w:val="24"/>
        </w:rPr>
        <w:t>__________________________________</w:t>
      </w:r>
    </w:p>
    <w:p w14:paraId="3D42194B" w14:textId="77777777" w:rsidR="003F1952" w:rsidRPr="00C661D5" w:rsidRDefault="000C1B85">
      <w:pPr>
        <w:tabs>
          <w:tab w:val="left" w:pos="80"/>
        </w:tabs>
        <w:jc w:val="right"/>
        <w:rPr>
          <w:sz w:val="24"/>
          <w:szCs w:val="24"/>
        </w:rPr>
      </w:pPr>
      <w:r w:rsidRPr="00C661D5">
        <w:rPr>
          <w:sz w:val="24"/>
          <w:szCs w:val="24"/>
        </w:rPr>
        <w:t>Firma del jurado</w:t>
      </w:r>
    </w:p>
    <w:p w14:paraId="2BD128F1" w14:textId="77777777" w:rsidR="003F1952" w:rsidRPr="00C661D5" w:rsidRDefault="003F1952">
      <w:pPr>
        <w:tabs>
          <w:tab w:val="left" w:pos="80"/>
        </w:tabs>
        <w:jc w:val="right"/>
        <w:rPr>
          <w:sz w:val="24"/>
          <w:szCs w:val="24"/>
        </w:rPr>
      </w:pPr>
    </w:p>
    <w:p w14:paraId="121C5F19" w14:textId="77777777" w:rsidR="003F1952" w:rsidRPr="00C661D5" w:rsidRDefault="003F1952">
      <w:pPr>
        <w:tabs>
          <w:tab w:val="left" w:pos="80"/>
        </w:tabs>
        <w:jc w:val="right"/>
        <w:rPr>
          <w:sz w:val="24"/>
          <w:szCs w:val="24"/>
        </w:rPr>
      </w:pPr>
    </w:p>
    <w:p w14:paraId="657908BD" w14:textId="77777777" w:rsidR="003F1952" w:rsidRPr="00C661D5" w:rsidRDefault="003F1952">
      <w:pPr>
        <w:tabs>
          <w:tab w:val="left" w:pos="80"/>
        </w:tabs>
        <w:jc w:val="right"/>
        <w:rPr>
          <w:sz w:val="24"/>
          <w:szCs w:val="24"/>
        </w:rPr>
      </w:pPr>
    </w:p>
    <w:p w14:paraId="6F511F83" w14:textId="77777777" w:rsidR="003F1952" w:rsidRPr="00C661D5" w:rsidRDefault="003F1952">
      <w:pPr>
        <w:tabs>
          <w:tab w:val="left" w:pos="80"/>
        </w:tabs>
        <w:jc w:val="right"/>
        <w:rPr>
          <w:sz w:val="24"/>
          <w:szCs w:val="24"/>
        </w:rPr>
      </w:pPr>
    </w:p>
    <w:p w14:paraId="1632D12A" w14:textId="77777777" w:rsidR="003F1952" w:rsidRPr="00C661D5" w:rsidRDefault="003F1952">
      <w:pPr>
        <w:tabs>
          <w:tab w:val="left" w:pos="80"/>
        </w:tabs>
        <w:jc w:val="right"/>
        <w:rPr>
          <w:sz w:val="24"/>
          <w:szCs w:val="24"/>
        </w:rPr>
      </w:pPr>
    </w:p>
    <w:p w14:paraId="368EF361" w14:textId="77777777" w:rsidR="003F1952" w:rsidRPr="00C661D5" w:rsidRDefault="003F1952">
      <w:pPr>
        <w:tabs>
          <w:tab w:val="left" w:pos="80"/>
        </w:tabs>
        <w:jc w:val="right"/>
        <w:rPr>
          <w:sz w:val="24"/>
          <w:szCs w:val="24"/>
        </w:rPr>
      </w:pPr>
    </w:p>
    <w:p w14:paraId="251B8FC8" w14:textId="77777777" w:rsidR="003F1952" w:rsidRPr="00C661D5" w:rsidRDefault="000C1B85">
      <w:pPr>
        <w:tabs>
          <w:tab w:val="left" w:pos="80"/>
        </w:tabs>
        <w:jc w:val="right"/>
        <w:rPr>
          <w:sz w:val="24"/>
          <w:szCs w:val="24"/>
        </w:rPr>
      </w:pPr>
      <w:r w:rsidRPr="00C661D5">
        <w:rPr>
          <w:sz w:val="24"/>
          <w:szCs w:val="24"/>
        </w:rPr>
        <w:t>__________________________________</w:t>
      </w:r>
    </w:p>
    <w:p w14:paraId="2D67A055" w14:textId="77777777" w:rsidR="003F1952" w:rsidRPr="00C661D5" w:rsidRDefault="000C1B85">
      <w:pPr>
        <w:tabs>
          <w:tab w:val="left" w:pos="80"/>
        </w:tabs>
        <w:jc w:val="right"/>
        <w:rPr>
          <w:sz w:val="24"/>
          <w:szCs w:val="24"/>
        </w:rPr>
      </w:pPr>
      <w:r w:rsidRPr="00C661D5">
        <w:rPr>
          <w:sz w:val="24"/>
          <w:szCs w:val="24"/>
        </w:rPr>
        <w:t>Firma del Jurado</w:t>
      </w:r>
    </w:p>
    <w:p w14:paraId="7B7EAAF3" w14:textId="77777777" w:rsidR="003F1952" w:rsidRPr="00C661D5" w:rsidRDefault="003F1952">
      <w:pPr>
        <w:tabs>
          <w:tab w:val="left" w:pos="80"/>
        </w:tabs>
        <w:jc w:val="right"/>
        <w:rPr>
          <w:sz w:val="24"/>
          <w:szCs w:val="24"/>
        </w:rPr>
      </w:pPr>
    </w:p>
    <w:p w14:paraId="457136D2" w14:textId="77777777" w:rsidR="003F1952" w:rsidRPr="00C661D5" w:rsidRDefault="003F1952">
      <w:pPr>
        <w:tabs>
          <w:tab w:val="left" w:pos="80"/>
        </w:tabs>
        <w:rPr>
          <w:sz w:val="24"/>
          <w:szCs w:val="24"/>
        </w:rPr>
      </w:pPr>
    </w:p>
    <w:p w14:paraId="2350EA96" w14:textId="77777777" w:rsidR="003F1952" w:rsidRPr="00C661D5" w:rsidRDefault="003F1952">
      <w:pPr>
        <w:tabs>
          <w:tab w:val="left" w:pos="80"/>
        </w:tabs>
        <w:rPr>
          <w:sz w:val="24"/>
          <w:szCs w:val="24"/>
        </w:rPr>
      </w:pPr>
    </w:p>
    <w:p w14:paraId="72443D3A" w14:textId="77777777" w:rsidR="003F1952" w:rsidRPr="00C661D5" w:rsidRDefault="003F1952">
      <w:pPr>
        <w:tabs>
          <w:tab w:val="left" w:pos="80"/>
        </w:tabs>
        <w:rPr>
          <w:sz w:val="24"/>
          <w:szCs w:val="24"/>
        </w:rPr>
      </w:pPr>
    </w:p>
    <w:p w14:paraId="3EEDD7E0" w14:textId="77777777" w:rsidR="003F1952" w:rsidRPr="00C661D5" w:rsidRDefault="003F1952">
      <w:pPr>
        <w:tabs>
          <w:tab w:val="left" w:pos="80"/>
        </w:tabs>
        <w:rPr>
          <w:sz w:val="24"/>
          <w:szCs w:val="24"/>
        </w:rPr>
      </w:pPr>
    </w:p>
    <w:p w14:paraId="457F8551" w14:textId="77777777" w:rsidR="003F1952" w:rsidRPr="00C661D5" w:rsidRDefault="000C1B85">
      <w:pPr>
        <w:spacing w:line="276" w:lineRule="auto"/>
        <w:jc w:val="left"/>
        <w:rPr>
          <w:sz w:val="24"/>
          <w:szCs w:val="24"/>
        </w:rPr>
        <w:sectPr w:rsidR="003F1952" w:rsidRPr="00C661D5">
          <w:headerReference w:type="default" r:id="rId10"/>
          <w:footerReference w:type="default" r:id="rId11"/>
          <w:pgSz w:w="12240" w:h="15840"/>
          <w:pgMar w:top="1701" w:right="1701" w:bottom="1701" w:left="1701" w:header="0" w:footer="720" w:gutter="0"/>
          <w:pgNumType w:start="1"/>
          <w:cols w:space="720"/>
        </w:sectPr>
      </w:pPr>
      <w:r w:rsidRPr="00C661D5">
        <w:rPr>
          <w:sz w:val="24"/>
          <w:szCs w:val="24"/>
        </w:rPr>
        <w:br w:type="page"/>
      </w:r>
    </w:p>
    <w:p w14:paraId="482A3F34" w14:textId="77777777" w:rsidR="003F1952" w:rsidRPr="00C661D5" w:rsidRDefault="000C1B85">
      <w:pPr>
        <w:tabs>
          <w:tab w:val="left" w:pos="80"/>
        </w:tabs>
        <w:jc w:val="center"/>
        <w:rPr>
          <w:b/>
          <w:sz w:val="24"/>
          <w:szCs w:val="24"/>
        </w:rPr>
      </w:pPr>
      <w:r w:rsidRPr="00C661D5">
        <w:rPr>
          <w:b/>
          <w:sz w:val="24"/>
          <w:szCs w:val="24"/>
        </w:rPr>
        <w:lastRenderedPageBreak/>
        <w:t>DEDICATORIA</w:t>
      </w:r>
    </w:p>
    <w:p w14:paraId="17C7925F" w14:textId="77777777" w:rsidR="003F1952" w:rsidRPr="00C661D5" w:rsidRDefault="003F1952">
      <w:pPr>
        <w:tabs>
          <w:tab w:val="left" w:pos="80"/>
        </w:tabs>
        <w:rPr>
          <w:sz w:val="24"/>
          <w:szCs w:val="24"/>
        </w:rPr>
      </w:pPr>
    </w:p>
    <w:p w14:paraId="5E47103D" w14:textId="77777777" w:rsidR="003F1952" w:rsidRPr="00C661D5" w:rsidRDefault="000C1B85">
      <w:pPr>
        <w:tabs>
          <w:tab w:val="left" w:pos="80"/>
        </w:tabs>
        <w:rPr>
          <w:color w:val="A6A6A6"/>
          <w:sz w:val="24"/>
          <w:szCs w:val="24"/>
        </w:rPr>
      </w:pPr>
      <w:r w:rsidRPr="00C661D5">
        <w:rPr>
          <w:color w:val="A6A6A6"/>
          <w:sz w:val="24"/>
          <w:szCs w:val="24"/>
        </w:rPr>
        <w:t>Nota mediante la cual los autores ofrecen su trabajo, en forma especial, a personas o entidades. Su presentación es opcional.</w:t>
      </w:r>
    </w:p>
    <w:p w14:paraId="6746EA2C" w14:textId="77777777" w:rsidR="003F1952" w:rsidRPr="00C661D5" w:rsidRDefault="003F1952">
      <w:pPr>
        <w:tabs>
          <w:tab w:val="left" w:pos="80"/>
        </w:tabs>
        <w:rPr>
          <w:color w:val="A6A6A6"/>
          <w:sz w:val="24"/>
          <w:szCs w:val="24"/>
        </w:rPr>
      </w:pPr>
    </w:p>
    <w:p w14:paraId="2692770C" w14:textId="77777777" w:rsidR="003F1952" w:rsidRPr="00C661D5" w:rsidRDefault="003F1952">
      <w:pPr>
        <w:tabs>
          <w:tab w:val="left" w:pos="80"/>
        </w:tabs>
        <w:rPr>
          <w:sz w:val="24"/>
          <w:szCs w:val="24"/>
        </w:rPr>
      </w:pPr>
    </w:p>
    <w:p w14:paraId="5BEDD1C3" w14:textId="77777777" w:rsidR="003F1952" w:rsidRPr="00C661D5" w:rsidRDefault="003F1952">
      <w:pPr>
        <w:tabs>
          <w:tab w:val="left" w:pos="80"/>
        </w:tabs>
        <w:rPr>
          <w:sz w:val="24"/>
          <w:szCs w:val="24"/>
        </w:rPr>
      </w:pPr>
    </w:p>
    <w:p w14:paraId="4D950DD7" w14:textId="77777777" w:rsidR="003F1952" w:rsidRPr="00C661D5" w:rsidRDefault="003F1952">
      <w:pPr>
        <w:tabs>
          <w:tab w:val="left" w:pos="80"/>
        </w:tabs>
        <w:rPr>
          <w:sz w:val="24"/>
          <w:szCs w:val="24"/>
        </w:rPr>
      </w:pPr>
    </w:p>
    <w:p w14:paraId="6A40CF70" w14:textId="77777777" w:rsidR="003F1952" w:rsidRPr="00C661D5" w:rsidRDefault="003F1952">
      <w:pPr>
        <w:tabs>
          <w:tab w:val="left" w:pos="80"/>
        </w:tabs>
        <w:rPr>
          <w:sz w:val="24"/>
          <w:szCs w:val="24"/>
        </w:rPr>
      </w:pPr>
    </w:p>
    <w:p w14:paraId="5362EFD3" w14:textId="77777777" w:rsidR="003F1952" w:rsidRPr="00C661D5" w:rsidRDefault="003F1952">
      <w:pPr>
        <w:tabs>
          <w:tab w:val="left" w:pos="80"/>
        </w:tabs>
        <w:rPr>
          <w:sz w:val="24"/>
          <w:szCs w:val="24"/>
        </w:rPr>
      </w:pPr>
    </w:p>
    <w:p w14:paraId="15976053" w14:textId="77777777" w:rsidR="003F1952" w:rsidRPr="00C661D5" w:rsidRDefault="003F1952">
      <w:pPr>
        <w:tabs>
          <w:tab w:val="left" w:pos="80"/>
        </w:tabs>
        <w:rPr>
          <w:sz w:val="24"/>
          <w:szCs w:val="24"/>
        </w:rPr>
      </w:pPr>
    </w:p>
    <w:p w14:paraId="6B570E7E" w14:textId="77777777" w:rsidR="003F1952" w:rsidRPr="00C661D5" w:rsidRDefault="003F1952">
      <w:pPr>
        <w:tabs>
          <w:tab w:val="left" w:pos="80"/>
        </w:tabs>
        <w:rPr>
          <w:sz w:val="24"/>
          <w:szCs w:val="24"/>
        </w:rPr>
      </w:pPr>
    </w:p>
    <w:p w14:paraId="05D3D669"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AD53D82" w14:textId="77777777" w:rsidR="003F1952" w:rsidRPr="00C661D5" w:rsidRDefault="000C1B85">
      <w:pPr>
        <w:tabs>
          <w:tab w:val="left" w:pos="80"/>
        </w:tabs>
        <w:jc w:val="center"/>
        <w:rPr>
          <w:b/>
          <w:sz w:val="24"/>
          <w:szCs w:val="24"/>
        </w:rPr>
      </w:pPr>
      <w:r w:rsidRPr="00C661D5">
        <w:rPr>
          <w:b/>
          <w:sz w:val="24"/>
          <w:szCs w:val="24"/>
        </w:rPr>
        <w:lastRenderedPageBreak/>
        <w:t>AGRADECIMIENTOS</w:t>
      </w:r>
    </w:p>
    <w:p w14:paraId="51A56304" w14:textId="77777777" w:rsidR="003F1952" w:rsidRPr="00C661D5" w:rsidRDefault="003F1952">
      <w:pPr>
        <w:tabs>
          <w:tab w:val="left" w:pos="80"/>
        </w:tabs>
        <w:rPr>
          <w:sz w:val="24"/>
          <w:szCs w:val="24"/>
        </w:rPr>
      </w:pPr>
    </w:p>
    <w:p w14:paraId="50D47289" w14:textId="77777777" w:rsidR="003F1952" w:rsidRPr="00C661D5" w:rsidRDefault="000C1B85">
      <w:pPr>
        <w:tabs>
          <w:tab w:val="left" w:pos="80"/>
        </w:tabs>
        <w:rPr>
          <w:color w:val="A6A6A6"/>
          <w:sz w:val="24"/>
          <w:szCs w:val="24"/>
        </w:rPr>
      </w:pPr>
      <w:r w:rsidRPr="00C661D5">
        <w:rPr>
          <w:color w:val="A6A6A6"/>
          <w:sz w:val="24"/>
          <w:szCs w:val="24"/>
        </w:rPr>
        <w:t>Los autores expresan el reconocimiento hacia las personas y entidades que asesoran técnicamente, suministraron datos, financiaron total o parcialmente la investigación o contribuyeron significativamente al desarrollo del trabajo de grado. Es opcional y debe contener, además de la nota correspondiente, los nombres de las personas con sus respectivos cargos y nombres completos de las instituciones y su aporte al trabajo.</w:t>
      </w:r>
    </w:p>
    <w:p w14:paraId="013AC2B2" w14:textId="77777777" w:rsidR="003F1952" w:rsidRPr="00C661D5" w:rsidRDefault="003F1952">
      <w:pPr>
        <w:tabs>
          <w:tab w:val="left" w:pos="80"/>
        </w:tabs>
        <w:rPr>
          <w:sz w:val="24"/>
          <w:szCs w:val="24"/>
        </w:rPr>
      </w:pPr>
    </w:p>
    <w:p w14:paraId="464BE0BC" w14:textId="77777777" w:rsidR="003F1952" w:rsidRPr="00C661D5" w:rsidRDefault="003F1952">
      <w:pPr>
        <w:tabs>
          <w:tab w:val="left" w:pos="80"/>
        </w:tabs>
        <w:rPr>
          <w:sz w:val="24"/>
          <w:szCs w:val="24"/>
        </w:rPr>
      </w:pPr>
    </w:p>
    <w:p w14:paraId="67F95D5E" w14:textId="77777777" w:rsidR="003F1952" w:rsidRPr="00C661D5" w:rsidRDefault="003F1952">
      <w:pPr>
        <w:tabs>
          <w:tab w:val="left" w:pos="80"/>
        </w:tabs>
        <w:rPr>
          <w:sz w:val="24"/>
          <w:szCs w:val="24"/>
        </w:rPr>
      </w:pPr>
    </w:p>
    <w:p w14:paraId="647FD8FB" w14:textId="77777777" w:rsidR="003F1952" w:rsidRPr="00C661D5" w:rsidRDefault="003F1952">
      <w:pPr>
        <w:tabs>
          <w:tab w:val="left" w:pos="80"/>
        </w:tabs>
        <w:rPr>
          <w:sz w:val="24"/>
          <w:szCs w:val="24"/>
        </w:rPr>
      </w:pPr>
    </w:p>
    <w:p w14:paraId="17B3FC5D" w14:textId="77777777" w:rsidR="003F1952" w:rsidRPr="00C661D5" w:rsidRDefault="003F1952">
      <w:pPr>
        <w:tabs>
          <w:tab w:val="left" w:pos="80"/>
        </w:tabs>
        <w:rPr>
          <w:sz w:val="24"/>
          <w:szCs w:val="24"/>
        </w:rPr>
      </w:pPr>
    </w:p>
    <w:p w14:paraId="6EE533D4"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6A02471F" w14:textId="77777777" w:rsidR="003F1952" w:rsidRPr="00C661D5" w:rsidRDefault="003F1952">
      <w:pPr>
        <w:tabs>
          <w:tab w:val="left" w:pos="80"/>
        </w:tabs>
        <w:rPr>
          <w:sz w:val="24"/>
          <w:szCs w:val="24"/>
        </w:rPr>
      </w:pPr>
    </w:p>
    <w:p w14:paraId="746F5AE2" w14:textId="77777777" w:rsidR="003F1952" w:rsidRPr="00C661D5" w:rsidRDefault="000C1B85">
      <w:pPr>
        <w:pStyle w:val="Ttulo"/>
      </w:pPr>
      <w:r w:rsidRPr="00C661D5">
        <w:t>TABLA DE CONTENIDO</w:t>
      </w:r>
    </w:p>
    <w:p w14:paraId="6EFE7C25" w14:textId="77777777" w:rsidR="003F1952" w:rsidRPr="00C661D5" w:rsidRDefault="003F1952">
      <w:pPr>
        <w:tabs>
          <w:tab w:val="left" w:pos="80"/>
        </w:tabs>
        <w:rPr>
          <w:sz w:val="24"/>
          <w:szCs w:val="24"/>
        </w:rPr>
      </w:pPr>
    </w:p>
    <w:sdt>
      <w:sdtPr>
        <w:rPr>
          <w:sz w:val="24"/>
          <w:szCs w:val="24"/>
        </w:rPr>
        <w:id w:val="1877265295"/>
        <w:docPartObj>
          <w:docPartGallery w:val="Table of Contents"/>
          <w:docPartUnique/>
        </w:docPartObj>
      </w:sdtPr>
      <w:sdtContent>
        <w:p w14:paraId="33ED94F3" w14:textId="77777777" w:rsidR="00C661D5" w:rsidRDefault="000C1B85">
          <w:pPr>
            <w:pStyle w:val="TDC1"/>
            <w:tabs>
              <w:tab w:val="right" w:pos="8828"/>
            </w:tabs>
            <w:rPr>
              <w:rFonts w:asciiTheme="minorHAnsi" w:eastAsiaTheme="minorEastAsia" w:hAnsiTheme="minorHAnsi" w:cstheme="minorBidi"/>
              <w:noProof/>
              <w:color w:val="auto"/>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Toc487057260" w:history="1">
            <w:r w:rsidR="00C661D5" w:rsidRPr="00006B13">
              <w:rPr>
                <w:rStyle w:val="Hipervnculo"/>
                <w:noProof/>
              </w:rPr>
              <w:t>RESUMEN EJECUTIVO</w:t>
            </w:r>
            <w:r w:rsidR="00C661D5">
              <w:rPr>
                <w:noProof/>
                <w:webHidden/>
              </w:rPr>
              <w:tab/>
            </w:r>
            <w:r w:rsidR="00C661D5">
              <w:rPr>
                <w:noProof/>
                <w:webHidden/>
              </w:rPr>
              <w:fldChar w:fldCharType="begin"/>
            </w:r>
            <w:r w:rsidR="00C661D5">
              <w:rPr>
                <w:noProof/>
                <w:webHidden/>
              </w:rPr>
              <w:instrText xml:space="preserve"> PAGEREF _Toc487057260 \h </w:instrText>
            </w:r>
            <w:r w:rsidR="00C661D5">
              <w:rPr>
                <w:noProof/>
                <w:webHidden/>
              </w:rPr>
            </w:r>
            <w:r w:rsidR="00C661D5">
              <w:rPr>
                <w:noProof/>
                <w:webHidden/>
              </w:rPr>
              <w:fldChar w:fldCharType="separate"/>
            </w:r>
            <w:r w:rsidR="00C661D5">
              <w:rPr>
                <w:noProof/>
                <w:webHidden/>
              </w:rPr>
              <w:t>11</w:t>
            </w:r>
            <w:r w:rsidR="00C661D5">
              <w:rPr>
                <w:noProof/>
                <w:webHidden/>
              </w:rPr>
              <w:fldChar w:fldCharType="end"/>
            </w:r>
          </w:hyperlink>
        </w:p>
        <w:p w14:paraId="3C77EB58" w14:textId="77777777" w:rsidR="00C661D5" w:rsidRDefault="00B53467">
          <w:pPr>
            <w:pStyle w:val="TDC1"/>
            <w:tabs>
              <w:tab w:val="right" w:pos="8828"/>
            </w:tabs>
            <w:rPr>
              <w:rFonts w:asciiTheme="minorHAnsi" w:eastAsiaTheme="minorEastAsia" w:hAnsiTheme="minorHAnsi" w:cstheme="minorBidi"/>
              <w:noProof/>
              <w:color w:val="auto"/>
            </w:rPr>
          </w:pPr>
          <w:hyperlink w:anchor="_Toc487057261" w:history="1">
            <w:r w:rsidR="00C661D5" w:rsidRPr="00006B13">
              <w:rPr>
                <w:rStyle w:val="Hipervnculo"/>
                <w:noProof/>
              </w:rPr>
              <w:t>INTRODUCCIÓN</w:t>
            </w:r>
            <w:r w:rsidR="00C661D5">
              <w:rPr>
                <w:noProof/>
                <w:webHidden/>
              </w:rPr>
              <w:tab/>
            </w:r>
            <w:r w:rsidR="00C661D5">
              <w:rPr>
                <w:noProof/>
                <w:webHidden/>
              </w:rPr>
              <w:fldChar w:fldCharType="begin"/>
            </w:r>
            <w:r w:rsidR="00C661D5">
              <w:rPr>
                <w:noProof/>
                <w:webHidden/>
              </w:rPr>
              <w:instrText xml:space="preserve"> PAGEREF _Toc487057261 \h </w:instrText>
            </w:r>
            <w:r w:rsidR="00C661D5">
              <w:rPr>
                <w:noProof/>
                <w:webHidden/>
              </w:rPr>
            </w:r>
            <w:r w:rsidR="00C661D5">
              <w:rPr>
                <w:noProof/>
                <w:webHidden/>
              </w:rPr>
              <w:fldChar w:fldCharType="separate"/>
            </w:r>
            <w:r w:rsidR="00C661D5">
              <w:rPr>
                <w:noProof/>
                <w:webHidden/>
              </w:rPr>
              <w:t>12</w:t>
            </w:r>
            <w:r w:rsidR="00C661D5">
              <w:rPr>
                <w:noProof/>
                <w:webHidden/>
              </w:rPr>
              <w:fldChar w:fldCharType="end"/>
            </w:r>
          </w:hyperlink>
        </w:p>
        <w:p w14:paraId="5F8C6A3B"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262" w:history="1">
            <w:r w:rsidR="00C661D5" w:rsidRPr="00006B13">
              <w:rPr>
                <w:rStyle w:val="Hipervnculo"/>
                <w:noProof/>
              </w:rPr>
              <w:t>1.</w:t>
            </w:r>
            <w:r w:rsidR="00C661D5">
              <w:rPr>
                <w:rFonts w:asciiTheme="minorHAnsi" w:eastAsiaTheme="minorEastAsia" w:hAnsiTheme="minorHAnsi" w:cstheme="minorBidi"/>
                <w:noProof/>
                <w:color w:val="auto"/>
              </w:rPr>
              <w:tab/>
            </w:r>
            <w:r w:rsidR="00C661D5" w:rsidRPr="00006B13">
              <w:rPr>
                <w:rStyle w:val="Hipervnculo"/>
                <w:noProof/>
              </w:rPr>
              <w:t>DESCRIPCIÓN DEL TRABAJO DE INVESTIGACIÓN</w:t>
            </w:r>
            <w:r w:rsidR="00C661D5">
              <w:rPr>
                <w:noProof/>
                <w:webHidden/>
              </w:rPr>
              <w:tab/>
            </w:r>
            <w:r w:rsidR="00C661D5">
              <w:rPr>
                <w:noProof/>
                <w:webHidden/>
              </w:rPr>
              <w:fldChar w:fldCharType="begin"/>
            </w:r>
            <w:r w:rsidR="00C661D5">
              <w:rPr>
                <w:noProof/>
                <w:webHidden/>
              </w:rPr>
              <w:instrText xml:space="preserve"> PAGEREF _Toc487057262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28D43C6A" w14:textId="77777777" w:rsidR="00C661D5" w:rsidRDefault="00B53467">
          <w:pPr>
            <w:pStyle w:val="TDC2"/>
            <w:tabs>
              <w:tab w:val="left" w:pos="880"/>
              <w:tab w:val="right" w:pos="8828"/>
            </w:tabs>
            <w:rPr>
              <w:rFonts w:asciiTheme="minorHAnsi" w:eastAsiaTheme="minorEastAsia" w:hAnsiTheme="minorHAnsi" w:cstheme="minorBidi"/>
              <w:noProof/>
              <w:color w:val="auto"/>
            </w:rPr>
          </w:pPr>
          <w:hyperlink w:anchor="_Toc487057263" w:history="1">
            <w:r w:rsidR="00C661D5" w:rsidRPr="00006B13">
              <w:rPr>
                <w:rStyle w:val="Hipervnculo"/>
                <w:noProof/>
              </w:rPr>
              <w:t>1.1.</w:t>
            </w:r>
            <w:r w:rsidR="00C661D5">
              <w:rPr>
                <w:rFonts w:asciiTheme="minorHAnsi" w:eastAsiaTheme="minorEastAsia" w:hAnsiTheme="minorHAnsi" w:cstheme="minorBidi"/>
                <w:noProof/>
                <w:color w:val="auto"/>
              </w:rPr>
              <w:tab/>
            </w:r>
            <w:r w:rsidR="00C661D5" w:rsidRPr="00006B13">
              <w:rPr>
                <w:rStyle w:val="Hipervnculo"/>
                <w:noProof/>
              </w:rPr>
              <w:t>PLANTEAMIENTO DEL PROBLEMA</w:t>
            </w:r>
            <w:r w:rsidR="00C661D5">
              <w:rPr>
                <w:noProof/>
                <w:webHidden/>
              </w:rPr>
              <w:tab/>
            </w:r>
            <w:r w:rsidR="00C661D5">
              <w:rPr>
                <w:noProof/>
                <w:webHidden/>
              </w:rPr>
              <w:fldChar w:fldCharType="begin"/>
            </w:r>
            <w:r w:rsidR="00C661D5">
              <w:rPr>
                <w:noProof/>
                <w:webHidden/>
              </w:rPr>
              <w:instrText xml:space="preserve"> PAGEREF _Toc487057263 \h </w:instrText>
            </w:r>
            <w:r w:rsidR="00C661D5">
              <w:rPr>
                <w:noProof/>
                <w:webHidden/>
              </w:rPr>
            </w:r>
            <w:r w:rsidR="00C661D5">
              <w:rPr>
                <w:noProof/>
                <w:webHidden/>
              </w:rPr>
              <w:fldChar w:fldCharType="separate"/>
            </w:r>
            <w:r w:rsidR="00C661D5">
              <w:rPr>
                <w:noProof/>
                <w:webHidden/>
              </w:rPr>
              <w:t>14</w:t>
            </w:r>
            <w:r w:rsidR="00C661D5">
              <w:rPr>
                <w:noProof/>
                <w:webHidden/>
              </w:rPr>
              <w:fldChar w:fldCharType="end"/>
            </w:r>
          </w:hyperlink>
        </w:p>
        <w:p w14:paraId="711E8652" w14:textId="77777777" w:rsidR="00C661D5" w:rsidRDefault="00B53467">
          <w:pPr>
            <w:pStyle w:val="TDC2"/>
            <w:tabs>
              <w:tab w:val="left" w:pos="880"/>
              <w:tab w:val="right" w:pos="8828"/>
            </w:tabs>
            <w:rPr>
              <w:rFonts w:asciiTheme="minorHAnsi" w:eastAsiaTheme="minorEastAsia" w:hAnsiTheme="minorHAnsi" w:cstheme="minorBidi"/>
              <w:noProof/>
              <w:color w:val="auto"/>
            </w:rPr>
          </w:pPr>
          <w:hyperlink w:anchor="_Toc487057264" w:history="1">
            <w:r w:rsidR="00C661D5" w:rsidRPr="00006B13">
              <w:rPr>
                <w:rStyle w:val="Hipervnculo"/>
                <w:noProof/>
              </w:rPr>
              <w:t>1.2.</w:t>
            </w:r>
            <w:r w:rsidR="00C661D5">
              <w:rPr>
                <w:rFonts w:asciiTheme="minorHAnsi" w:eastAsiaTheme="minorEastAsia" w:hAnsiTheme="minorHAnsi" w:cstheme="minorBidi"/>
                <w:noProof/>
                <w:color w:val="auto"/>
              </w:rPr>
              <w:tab/>
            </w:r>
            <w:r w:rsidR="00C661D5" w:rsidRPr="00006B13">
              <w:rPr>
                <w:rStyle w:val="Hipervnculo"/>
                <w:noProof/>
              </w:rPr>
              <w:t>JUSTIFICACIÓN</w:t>
            </w:r>
            <w:r w:rsidR="00C661D5">
              <w:rPr>
                <w:noProof/>
                <w:webHidden/>
              </w:rPr>
              <w:tab/>
            </w:r>
            <w:r w:rsidR="00C661D5">
              <w:rPr>
                <w:noProof/>
                <w:webHidden/>
              </w:rPr>
              <w:fldChar w:fldCharType="begin"/>
            </w:r>
            <w:r w:rsidR="00C661D5">
              <w:rPr>
                <w:noProof/>
                <w:webHidden/>
              </w:rPr>
              <w:instrText xml:space="preserve"> PAGEREF _Toc487057264 \h </w:instrText>
            </w:r>
            <w:r w:rsidR="00C661D5">
              <w:rPr>
                <w:noProof/>
                <w:webHidden/>
              </w:rPr>
            </w:r>
            <w:r w:rsidR="00C661D5">
              <w:rPr>
                <w:noProof/>
                <w:webHidden/>
              </w:rPr>
              <w:fldChar w:fldCharType="separate"/>
            </w:r>
            <w:r w:rsidR="00C661D5">
              <w:rPr>
                <w:noProof/>
                <w:webHidden/>
              </w:rPr>
              <w:t>16</w:t>
            </w:r>
            <w:r w:rsidR="00C661D5">
              <w:rPr>
                <w:noProof/>
                <w:webHidden/>
              </w:rPr>
              <w:fldChar w:fldCharType="end"/>
            </w:r>
          </w:hyperlink>
        </w:p>
        <w:p w14:paraId="3B13F37F" w14:textId="77777777" w:rsidR="00C661D5" w:rsidRDefault="00B53467">
          <w:pPr>
            <w:pStyle w:val="TDC2"/>
            <w:tabs>
              <w:tab w:val="left" w:pos="880"/>
              <w:tab w:val="right" w:pos="8828"/>
            </w:tabs>
            <w:rPr>
              <w:rFonts w:asciiTheme="minorHAnsi" w:eastAsiaTheme="minorEastAsia" w:hAnsiTheme="minorHAnsi" w:cstheme="minorBidi"/>
              <w:noProof/>
              <w:color w:val="auto"/>
            </w:rPr>
          </w:pPr>
          <w:hyperlink w:anchor="_Toc487057265" w:history="1">
            <w:r w:rsidR="00C661D5" w:rsidRPr="00006B13">
              <w:rPr>
                <w:rStyle w:val="Hipervnculo"/>
                <w:noProof/>
              </w:rPr>
              <w:t>1.3.</w:t>
            </w:r>
            <w:r w:rsidR="00C661D5">
              <w:rPr>
                <w:rFonts w:asciiTheme="minorHAnsi" w:eastAsiaTheme="minorEastAsia" w:hAnsiTheme="minorHAnsi" w:cstheme="minorBidi"/>
                <w:noProof/>
                <w:color w:val="auto"/>
              </w:rPr>
              <w:tab/>
            </w:r>
            <w:r w:rsidR="00C661D5" w:rsidRPr="00006B13">
              <w:rPr>
                <w:rStyle w:val="Hipervnculo"/>
                <w:noProof/>
              </w:rPr>
              <w:t>OBJETIVOS</w:t>
            </w:r>
            <w:r w:rsidR="00C661D5">
              <w:rPr>
                <w:noProof/>
                <w:webHidden/>
              </w:rPr>
              <w:tab/>
            </w:r>
            <w:r w:rsidR="00C661D5">
              <w:rPr>
                <w:noProof/>
                <w:webHidden/>
              </w:rPr>
              <w:fldChar w:fldCharType="begin"/>
            </w:r>
            <w:r w:rsidR="00C661D5">
              <w:rPr>
                <w:noProof/>
                <w:webHidden/>
              </w:rPr>
              <w:instrText xml:space="preserve"> PAGEREF _Toc487057265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77124C9" w14:textId="77777777" w:rsidR="00C661D5" w:rsidRDefault="00B53467">
          <w:pPr>
            <w:pStyle w:val="TDC3"/>
            <w:tabs>
              <w:tab w:val="left" w:pos="1320"/>
              <w:tab w:val="right" w:pos="8828"/>
            </w:tabs>
            <w:rPr>
              <w:rFonts w:asciiTheme="minorHAnsi" w:eastAsiaTheme="minorEastAsia" w:hAnsiTheme="minorHAnsi" w:cstheme="minorBidi"/>
              <w:noProof/>
              <w:color w:val="auto"/>
            </w:rPr>
          </w:pPr>
          <w:hyperlink w:anchor="_Toc487057266" w:history="1">
            <w:r w:rsidR="00C661D5" w:rsidRPr="00006B13">
              <w:rPr>
                <w:rStyle w:val="Hipervnculo"/>
                <w:noProof/>
              </w:rPr>
              <w:t>1.3.1.</w:t>
            </w:r>
            <w:r w:rsidR="00C661D5">
              <w:rPr>
                <w:rFonts w:asciiTheme="minorHAnsi" w:eastAsiaTheme="minorEastAsia" w:hAnsiTheme="minorHAnsi" w:cstheme="minorBidi"/>
                <w:noProof/>
                <w:color w:val="auto"/>
              </w:rPr>
              <w:tab/>
            </w:r>
            <w:r w:rsidR="00C661D5" w:rsidRPr="00006B13">
              <w:rPr>
                <w:rStyle w:val="Hipervnculo"/>
                <w:noProof/>
              </w:rPr>
              <w:t>OBJETIVO GENERAL</w:t>
            </w:r>
            <w:r w:rsidR="00C661D5">
              <w:rPr>
                <w:noProof/>
                <w:webHidden/>
              </w:rPr>
              <w:tab/>
            </w:r>
            <w:r w:rsidR="00C661D5">
              <w:rPr>
                <w:noProof/>
                <w:webHidden/>
              </w:rPr>
              <w:fldChar w:fldCharType="begin"/>
            </w:r>
            <w:r w:rsidR="00C661D5">
              <w:rPr>
                <w:noProof/>
                <w:webHidden/>
              </w:rPr>
              <w:instrText xml:space="preserve"> PAGEREF _Toc487057266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1A9CD7BD" w14:textId="77777777" w:rsidR="00C661D5" w:rsidRDefault="00B53467">
          <w:pPr>
            <w:pStyle w:val="TDC3"/>
            <w:tabs>
              <w:tab w:val="left" w:pos="1320"/>
              <w:tab w:val="right" w:pos="8828"/>
            </w:tabs>
            <w:rPr>
              <w:rFonts w:asciiTheme="minorHAnsi" w:eastAsiaTheme="minorEastAsia" w:hAnsiTheme="minorHAnsi" w:cstheme="minorBidi"/>
              <w:noProof/>
              <w:color w:val="auto"/>
            </w:rPr>
          </w:pPr>
          <w:hyperlink w:anchor="_Toc487057267" w:history="1">
            <w:r w:rsidR="00C661D5" w:rsidRPr="00006B13">
              <w:rPr>
                <w:rStyle w:val="Hipervnculo"/>
                <w:noProof/>
              </w:rPr>
              <w:t>1.3.2.</w:t>
            </w:r>
            <w:r w:rsidR="00C661D5">
              <w:rPr>
                <w:rFonts w:asciiTheme="minorHAnsi" w:eastAsiaTheme="minorEastAsia" w:hAnsiTheme="minorHAnsi" w:cstheme="minorBidi"/>
                <w:noProof/>
                <w:color w:val="auto"/>
              </w:rPr>
              <w:tab/>
            </w:r>
            <w:r w:rsidR="00C661D5" w:rsidRPr="00006B13">
              <w:rPr>
                <w:rStyle w:val="Hipervnculo"/>
                <w:noProof/>
              </w:rPr>
              <w:t>OBJETIVOS ESPECÍFICOS</w:t>
            </w:r>
            <w:r w:rsidR="00C661D5">
              <w:rPr>
                <w:noProof/>
                <w:webHidden/>
              </w:rPr>
              <w:tab/>
            </w:r>
            <w:r w:rsidR="00C661D5">
              <w:rPr>
                <w:noProof/>
                <w:webHidden/>
              </w:rPr>
              <w:fldChar w:fldCharType="begin"/>
            </w:r>
            <w:r w:rsidR="00C661D5">
              <w:rPr>
                <w:noProof/>
                <w:webHidden/>
              </w:rPr>
              <w:instrText xml:space="preserve"> PAGEREF _Toc487057267 \h </w:instrText>
            </w:r>
            <w:r w:rsidR="00C661D5">
              <w:rPr>
                <w:noProof/>
                <w:webHidden/>
              </w:rPr>
            </w:r>
            <w:r w:rsidR="00C661D5">
              <w:rPr>
                <w:noProof/>
                <w:webHidden/>
              </w:rPr>
              <w:fldChar w:fldCharType="separate"/>
            </w:r>
            <w:r w:rsidR="00C661D5">
              <w:rPr>
                <w:noProof/>
                <w:webHidden/>
              </w:rPr>
              <w:t>17</w:t>
            </w:r>
            <w:r w:rsidR="00C661D5">
              <w:rPr>
                <w:noProof/>
                <w:webHidden/>
              </w:rPr>
              <w:fldChar w:fldCharType="end"/>
            </w:r>
          </w:hyperlink>
        </w:p>
        <w:p w14:paraId="0E0D214A" w14:textId="77777777" w:rsidR="00C661D5" w:rsidRDefault="00B53467">
          <w:pPr>
            <w:pStyle w:val="TDC2"/>
            <w:tabs>
              <w:tab w:val="left" w:pos="880"/>
              <w:tab w:val="right" w:pos="8828"/>
            </w:tabs>
            <w:rPr>
              <w:rFonts w:asciiTheme="minorHAnsi" w:eastAsiaTheme="minorEastAsia" w:hAnsiTheme="minorHAnsi" w:cstheme="minorBidi"/>
              <w:noProof/>
              <w:color w:val="auto"/>
            </w:rPr>
          </w:pPr>
          <w:hyperlink w:anchor="_Toc487057268" w:history="1">
            <w:r w:rsidR="00C661D5" w:rsidRPr="00006B13">
              <w:rPr>
                <w:rStyle w:val="Hipervnculo"/>
                <w:noProof/>
              </w:rPr>
              <w:t>1.4.</w:t>
            </w:r>
            <w:r w:rsidR="00C661D5">
              <w:rPr>
                <w:rFonts w:asciiTheme="minorHAnsi" w:eastAsiaTheme="minorEastAsia" w:hAnsiTheme="minorHAnsi" w:cstheme="minorBidi"/>
                <w:noProof/>
                <w:color w:val="auto"/>
              </w:rPr>
              <w:tab/>
            </w:r>
            <w:r w:rsidR="00C661D5" w:rsidRPr="00006B13">
              <w:rPr>
                <w:rStyle w:val="Hipervnculo"/>
                <w:noProof/>
              </w:rPr>
              <w:t>ESTADO DEL ARTE / ANTECEDENTES</w:t>
            </w:r>
            <w:r w:rsidR="00C661D5">
              <w:rPr>
                <w:noProof/>
                <w:webHidden/>
              </w:rPr>
              <w:tab/>
            </w:r>
            <w:r w:rsidR="00C661D5">
              <w:rPr>
                <w:noProof/>
                <w:webHidden/>
              </w:rPr>
              <w:fldChar w:fldCharType="begin"/>
            </w:r>
            <w:r w:rsidR="00C661D5">
              <w:rPr>
                <w:noProof/>
                <w:webHidden/>
              </w:rPr>
              <w:instrText xml:space="preserve"> PAGEREF _Toc487057268 \h </w:instrText>
            </w:r>
            <w:r w:rsidR="00C661D5">
              <w:rPr>
                <w:noProof/>
                <w:webHidden/>
              </w:rPr>
            </w:r>
            <w:r w:rsidR="00C661D5">
              <w:rPr>
                <w:noProof/>
                <w:webHidden/>
              </w:rPr>
              <w:fldChar w:fldCharType="separate"/>
            </w:r>
            <w:r w:rsidR="00C661D5">
              <w:rPr>
                <w:noProof/>
                <w:webHidden/>
              </w:rPr>
              <w:t>18</w:t>
            </w:r>
            <w:r w:rsidR="00C661D5">
              <w:rPr>
                <w:noProof/>
                <w:webHidden/>
              </w:rPr>
              <w:fldChar w:fldCharType="end"/>
            </w:r>
          </w:hyperlink>
        </w:p>
        <w:p w14:paraId="28C2CD21"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269" w:history="1">
            <w:r w:rsidR="00C661D5" w:rsidRPr="00006B13">
              <w:rPr>
                <w:rStyle w:val="Hipervnculo"/>
                <w:noProof/>
              </w:rPr>
              <w:t>2.</w:t>
            </w:r>
            <w:r w:rsidR="00C661D5">
              <w:rPr>
                <w:rFonts w:asciiTheme="minorHAnsi" w:eastAsiaTheme="minorEastAsia" w:hAnsiTheme="minorHAnsi" w:cstheme="minorBidi"/>
                <w:noProof/>
                <w:color w:val="auto"/>
              </w:rPr>
              <w:tab/>
            </w:r>
            <w:r w:rsidR="00C661D5" w:rsidRPr="00006B13">
              <w:rPr>
                <w:rStyle w:val="Hipervnculo"/>
                <w:noProof/>
              </w:rPr>
              <w:t>MARCOS REFERENCIALES</w:t>
            </w:r>
            <w:r w:rsidR="00C661D5">
              <w:rPr>
                <w:noProof/>
                <w:webHidden/>
              </w:rPr>
              <w:tab/>
            </w:r>
            <w:r w:rsidR="00C661D5">
              <w:rPr>
                <w:noProof/>
                <w:webHidden/>
              </w:rPr>
              <w:fldChar w:fldCharType="begin"/>
            </w:r>
            <w:r w:rsidR="00C661D5">
              <w:rPr>
                <w:noProof/>
                <w:webHidden/>
              </w:rPr>
              <w:instrText xml:space="preserve"> PAGEREF _Toc487057269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4443C22"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0" w:history="1">
            <w:r w:rsidR="00C661D5" w:rsidRPr="00006B13">
              <w:rPr>
                <w:rStyle w:val="Hipervnculo"/>
                <w:noProof/>
              </w:rPr>
              <w:t>2.1. MARCO TEÓRICO</w:t>
            </w:r>
            <w:r w:rsidR="00C661D5">
              <w:rPr>
                <w:noProof/>
                <w:webHidden/>
              </w:rPr>
              <w:tab/>
            </w:r>
            <w:r w:rsidR="00C661D5">
              <w:rPr>
                <w:noProof/>
                <w:webHidden/>
              </w:rPr>
              <w:fldChar w:fldCharType="begin"/>
            </w:r>
            <w:r w:rsidR="00C661D5">
              <w:rPr>
                <w:noProof/>
                <w:webHidden/>
              </w:rPr>
              <w:instrText xml:space="preserve"> PAGEREF _Toc487057270 \h </w:instrText>
            </w:r>
            <w:r w:rsidR="00C661D5">
              <w:rPr>
                <w:noProof/>
                <w:webHidden/>
              </w:rPr>
            </w:r>
            <w:r w:rsidR="00C661D5">
              <w:rPr>
                <w:noProof/>
                <w:webHidden/>
              </w:rPr>
              <w:fldChar w:fldCharType="separate"/>
            </w:r>
            <w:r w:rsidR="00C661D5">
              <w:rPr>
                <w:noProof/>
                <w:webHidden/>
              </w:rPr>
              <w:t>24</w:t>
            </w:r>
            <w:r w:rsidR="00C661D5">
              <w:rPr>
                <w:noProof/>
                <w:webHidden/>
              </w:rPr>
              <w:fldChar w:fldCharType="end"/>
            </w:r>
          </w:hyperlink>
        </w:p>
        <w:p w14:paraId="58C3D9B0"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1" w:history="1">
            <w:r w:rsidR="00C661D5" w:rsidRPr="00006B13">
              <w:rPr>
                <w:rStyle w:val="Hipervnculo"/>
                <w:noProof/>
              </w:rPr>
              <w:t>3.6.2. MARCO LEGAL</w:t>
            </w:r>
            <w:r w:rsidR="00C661D5">
              <w:rPr>
                <w:noProof/>
                <w:webHidden/>
              </w:rPr>
              <w:tab/>
            </w:r>
            <w:r w:rsidR="00C661D5">
              <w:rPr>
                <w:noProof/>
                <w:webHidden/>
              </w:rPr>
              <w:fldChar w:fldCharType="begin"/>
            </w:r>
            <w:r w:rsidR="00C661D5">
              <w:rPr>
                <w:noProof/>
                <w:webHidden/>
              </w:rPr>
              <w:instrText xml:space="preserve"> PAGEREF _Toc487057271 \h </w:instrText>
            </w:r>
            <w:r w:rsidR="00C661D5">
              <w:rPr>
                <w:noProof/>
                <w:webHidden/>
              </w:rPr>
            </w:r>
            <w:r w:rsidR="00C661D5">
              <w:rPr>
                <w:noProof/>
                <w:webHidden/>
              </w:rPr>
              <w:fldChar w:fldCharType="separate"/>
            </w:r>
            <w:r w:rsidR="00C661D5">
              <w:rPr>
                <w:noProof/>
                <w:webHidden/>
              </w:rPr>
              <w:t>26</w:t>
            </w:r>
            <w:r w:rsidR="00C661D5">
              <w:rPr>
                <w:noProof/>
                <w:webHidden/>
              </w:rPr>
              <w:fldChar w:fldCharType="end"/>
            </w:r>
          </w:hyperlink>
        </w:p>
        <w:p w14:paraId="6C832002"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2" w:history="1">
            <w:r w:rsidR="00C661D5" w:rsidRPr="00006B13">
              <w:rPr>
                <w:rStyle w:val="Hipervnculo"/>
                <w:noProof/>
              </w:rPr>
              <w:t>3.6.3. MARCO CONCEPTUAL</w:t>
            </w:r>
            <w:r w:rsidR="00C661D5">
              <w:rPr>
                <w:noProof/>
                <w:webHidden/>
              </w:rPr>
              <w:tab/>
            </w:r>
            <w:r w:rsidR="00C661D5">
              <w:rPr>
                <w:noProof/>
                <w:webHidden/>
              </w:rPr>
              <w:fldChar w:fldCharType="begin"/>
            </w:r>
            <w:r w:rsidR="00C661D5">
              <w:rPr>
                <w:noProof/>
                <w:webHidden/>
              </w:rPr>
              <w:instrText xml:space="preserve"> PAGEREF _Toc487057272 \h </w:instrText>
            </w:r>
            <w:r w:rsidR="00C661D5">
              <w:rPr>
                <w:noProof/>
                <w:webHidden/>
              </w:rPr>
            </w:r>
            <w:r w:rsidR="00C661D5">
              <w:rPr>
                <w:noProof/>
                <w:webHidden/>
              </w:rPr>
              <w:fldChar w:fldCharType="separate"/>
            </w:r>
            <w:r w:rsidR="00C661D5">
              <w:rPr>
                <w:noProof/>
                <w:webHidden/>
              </w:rPr>
              <w:t>27</w:t>
            </w:r>
            <w:r w:rsidR="00C661D5">
              <w:rPr>
                <w:noProof/>
                <w:webHidden/>
              </w:rPr>
              <w:fldChar w:fldCharType="end"/>
            </w:r>
          </w:hyperlink>
        </w:p>
        <w:p w14:paraId="7D6FDC37"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273" w:history="1">
            <w:r w:rsidR="00C661D5" w:rsidRPr="00006B13">
              <w:rPr>
                <w:rStyle w:val="Hipervnculo"/>
                <w:noProof/>
              </w:rPr>
              <w:t>3.</w:t>
            </w:r>
            <w:r w:rsidR="00C661D5">
              <w:rPr>
                <w:rFonts w:asciiTheme="minorHAnsi" w:eastAsiaTheme="minorEastAsia" w:hAnsiTheme="minorHAnsi" w:cstheme="minorBidi"/>
                <w:noProof/>
                <w:color w:val="auto"/>
              </w:rPr>
              <w:tab/>
            </w:r>
            <w:r w:rsidR="00C661D5" w:rsidRPr="00006B13">
              <w:rPr>
                <w:rStyle w:val="Hipervnculo"/>
                <w:noProof/>
              </w:rPr>
              <w:t>DESARROLLO DEL TRABAJO DE GRADO</w:t>
            </w:r>
            <w:r w:rsidR="00C661D5">
              <w:rPr>
                <w:noProof/>
                <w:webHidden/>
              </w:rPr>
              <w:tab/>
            </w:r>
            <w:r w:rsidR="00C661D5">
              <w:rPr>
                <w:noProof/>
                <w:webHidden/>
              </w:rPr>
              <w:fldChar w:fldCharType="begin"/>
            </w:r>
            <w:r w:rsidR="00C661D5">
              <w:rPr>
                <w:noProof/>
                <w:webHidden/>
              </w:rPr>
              <w:instrText xml:space="preserve"> PAGEREF _Toc487057273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76034F9" w14:textId="77777777" w:rsidR="00C661D5" w:rsidRDefault="00B53467">
          <w:pPr>
            <w:pStyle w:val="TDC2"/>
            <w:tabs>
              <w:tab w:val="right" w:pos="8828"/>
            </w:tabs>
            <w:rPr>
              <w:rFonts w:asciiTheme="minorHAnsi" w:eastAsiaTheme="minorEastAsia" w:hAnsiTheme="minorHAnsi" w:cstheme="minorBidi"/>
              <w:noProof/>
              <w:color w:val="auto"/>
            </w:rPr>
          </w:pPr>
          <w:hyperlink w:anchor="_Toc487057274" w:history="1">
            <w:r w:rsidR="00C661D5" w:rsidRPr="00006B13">
              <w:rPr>
                <w:rStyle w:val="Hipervnculo"/>
                <w:noProof/>
              </w:rPr>
              <w:t>3.1. ANALISIS</w:t>
            </w:r>
            <w:r w:rsidR="00C661D5">
              <w:rPr>
                <w:noProof/>
                <w:webHidden/>
              </w:rPr>
              <w:tab/>
            </w:r>
            <w:r w:rsidR="00C661D5">
              <w:rPr>
                <w:noProof/>
                <w:webHidden/>
              </w:rPr>
              <w:fldChar w:fldCharType="begin"/>
            </w:r>
            <w:r w:rsidR="00C661D5">
              <w:rPr>
                <w:noProof/>
                <w:webHidden/>
              </w:rPr>
              <w:instrText xml:space="preserve"> PAGEREF _Toc487057274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50DD0C33"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5" w:history="1">
            <w:r w:rsidR="00C661D5" w:rsidRPr="00006B13">
              <w:rPr>
                <w:rStyle w:val="Hipervnculo"/>
                <w:noProof/>
              </w:rPr>
              <w:t>3.1.1 Identificación del proceso:</w:t>
            </w:r>
            <w:r w:rsidR="00C661D5">
              <w:rPr>
                <w:noProof/>
                <w:webHidden/>
              </w:rPr>
              <w:tab/>
            </w:r>
            <w:r w:rsidR="00C661D5">
              <w:rPr>
                <w:noProof/>
                <w:webHidden/>
              </w:rPr>
              <w:fldChar w:fldCharType="begin"/>
            </w:r>
            <w:r w:rsidR="00C661D5">
              <w:rPr>
                <w:noProof/>
                <w:webHidden/>
              </w:rPr>
              <w:instrText xml:space="preserve"> PAGEREF _Toc487057275 \h </w:instrText>
            </w:r>
            <w:r w:rsidR="00C661D5">
              <w:rPr>
                <w:noProof/>
                <w:webHidden/>
              </w:rPr>
            </w:r>
            <w:r w:rsidR="00C661D5">
              <w:rPr>
                <w:noProof/>
                <w:webHidden/>
              </w:rPr>
              <w:fldChar w:fldCharType="separate"/>
            </w:r>
            <w:r w:rsidR="00C661D5">
              <w:rPr>
                <w:noProof/>
                <w:webHidden/>
              </w:rPr>
              <w:t>29</w:t>
            </w:r>
            <w:r w:rsidR="00C661D5">
              <w:rPr>
                <w:noProof/>
                <w:webHidden/>
              </w:rPr>
              <w:fldChar w:fldCharType="end"/>
            </w:r>
          </w:hyperlink>
        </w:p>
        <w:p w14:paraId="4B29CEE7"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6" w:history="1">
            <w:r w:rsidR="00C661D5" w:rsidRPr="00006B13">
              <w:rPr>
                <w:rStyle w:val="Hipervnculo"/>
                <w:noProof/>
              </w:rPr>
              <w:t>3.1.2 Establecimiento de procesos primarios</w:t>
            </w:r>
            <w:r w:rsidR="00C661D5">
              <w:rPr>
                <w:noProof/>
                <w:webHidden/>
              </w:rPr>
              <w:tab/>
            </w:r>
            <w:r w:rsidR="00C661D5">
              <w:rPr>
                <w:noProof/>
                <w:webHidden/>
              </w:rPr>
              <w:fldChar w:fldCharType="begin"/>
            </w:r>
            <w:r w:rsidR="00C661D5">
              <w:rPr>
                <w:noProof/>
                <w:webHidden/>
              </w:rPr>
              <w:instrText xml:space="preserve"> PAGEREF _Toc487057276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DF34D9C"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7" w:history="1">
            <w:r w:rsidR="00C661D5" w:rsidRPr="00006B13">
              <w:rPr>
                <w:rStyle w:val="Hipervnculo"/>
                <w:noProof/>
              </w:rPr>
              <w:t>3.1.3 Definición requisitos del cliente</w:t>
            </w:r>
            <w:r w:rsidR="00C661D5">
              <w:rPr>
                <w:noProof/>
                <w:webHidden/>
              </w:rPr>
              <w:tab/>
            </w:r>
            <w:r w:rsidR="00C661D5">
              <w:rPr>
                <w:noProof/>
                <w:webHidden/>
              </w:rPr>
              <w:fldChar w:fldCharType="begin"/>
            </w:r>
            <w:r w:rsidR="00C661D5">
              <w:rPr>
                <w:noProof/>
                <w:webHidden/>
              </w:rPr>
              <w:instrText xml:space="preserve"> PAGEREF _Toc487057277 \h </w:instrText>
            </w:r>
            <w:r w:rsidR="00C661D5">
              <w:rPr>
                <w:noProof/>
                <w:webHidden/>
              </w:rPr>
            </w:r>
            <w:r w:rsidR="00C661D5">
              <w:rPr>
                <w:noProof/>
                <w:webHidden/>
              </w:rPr>
              <w:fldChar w:fldCharType="separate"/>
            </w:r>
            <w:r w:rsidR="00C661D5">
              <w:rPr>
                <w:noProof/>
                <w:webHidden/>
              </w:rPr>
              <w:t>30</w:t>
            </w:r>
            <w:r w:rsidR="00C661D5">
              <w:rPr>
                <w:noProof/>
                <w:webHidden/>
              </w:rPr>
              <w:fldChar w:fldCharType="end"/>
            </w:r>
          </w:hyperlink>
        </w:p>
        <w:p w14:paraId="19F51D69"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8" w:history="1">
            <w:r w:rsidR="00C661D5" w:rsidRPr="00006B13">
              <w:rPr>
                <w:rStyle w:val="Hipervnculo"/>
                <w:noProof/>
              </w:rPr>
              <w:t>3.1.4 Propuesta de solución al problema</w:t>
            </w:r>
            <w:r w:rsidR="00C661D5">
              <w:rPr>
                <w:noProof/>
                <w:webHidden/>
              </w:rPr>
              <w:tab/>
            </w:r>
            <w:r w:rsidR="00C661D5">
              <w:rPr>
                <w:noProof/>
                <w:webHidden/>
              </w:rPr>
              <w:fldChar w:fldCharType="begin"/>
            </w:r>
            <w:r w:rsidR="00C661D5">
              <w:rPr>
                <w:noProof/>
                <w:webHidden/>
              </w:rPr>
              <w:instrText xml:space="preserve"> PAGEREF _Toc487057278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6B760069"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79" w:history="1">
            <w:r w:rsidR="00C661D5" w:rsidRPr="00006B13">
              <w:rPr>
                <w:rStyle w:val="Hipervnculo"/>
                <w:noProof/>
              </w:rPr>
              <w:t>3.1.5 Selección de tecnología</w:t>
            </w:r>
            <w:r w:rsidR="00C661D5">
              <w:rPr>
                <w:noProof/>
                <w:webHidden/>
              </w:rPr>
              <w:tab/>
            </w:r>
            <w:r w:rsidR="00C661D5">
              <w:rPr>
                <w:noProof/>
                <w:webHidden/>
              </w:rPr>
              <w:fldChar w:fldCharType="begin"/>
            </w:r>
            <w:r w:rsidR="00C661D5">
              <w:rPr>
                <w:noProof/>
                <w:webHidden/>
              </w:rPr>
              <w:instrText xml:space="preserve"> PAGEREF _Toc487057279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28FAAFFC"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0" w:history="1">
            <w:r w:rsidR="00C661D5" w:rsidRPr="00006B13">
              <w:rPr>
                <w:rStyle w:val="Hipervnculo"/>
                <w:noProof/>
              </w:rPr>
              <w:t>3.1.5.1 Lenguaje</w:t>
            </w:r>
            <w:r w:rsidR="00C661D5">
              <w:rPr>
                <w:noProof/>
                <w:webHidden/>
              </w:rPr>
              <w:tab/>
            </w:r>
            <w:r w:rsidR="00C661D5">
              <w:rPr>
                <w:noProof/>
                <w:webHidden/>
              </w:rPr>
              <w:fldChar w:fldCharType="begin"/>
            </w:r>
            <w:r w:rsidR="00C661D5">
              <w:rPr>
                <w:noProof/>
                <w:webHidden/>
              </w:rPr>
              <w:instrText xml:space="preserve"> PAGEREF _Toc487057280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343E297E"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1" w:history="1">
            <w:r w:rsidR="00C661D5" w:rsidRPr="00006B13">
              <w:rPr>
                <w:rStyle w:val="Hipervnculo"/>
                <w:noProof/>
              </w:rPr>
              <w:t>3.1.5.2 Base de Datos</w:t>
            </w:r>
            <w:r w:rsidR="00C661D5">
              <w:rPr>
                <w:noProof/>
                <w:webHidden/>
              </w:rPr>
              <w:tab/>
            </w:r>
            <w:r w:rsidR="00C661D5">
              <w:rPr>
                <w:noProof/>
                <w:webHidden/>
              </w:rPr>
              <w:fldChar w:fldCharType="begin"/>
            </w:r>
            <w:r w:rsidR="00C661D5">
              <w:rPr>
                <w:noProof/>
                <w:webHidden/>
              </w:rPr>
              <w:instrText xml:space="preserve"> PAGEREF _Toc487057281 \h </w:instrText>
            </w:r>
            <w:r w:rsidR="00C661D5">
              <w:rPr>
                <w:noProof/>
                <w:webHidden/>
              </w:rPr>
            </w:r>
            <w:r w:rsidR="00C661D5">
              <w:rPr>
                <w:noProof/>
                <w:webHidden/>
              </w:rPr>
              <w:fldChar w:fldCharType="separate"/>
            </w:r>
            <w:r w:rsidR="00C661D5">
              <w:rPr>
                <w:noProof/>
                <w:webHidden/>
              </w:rPr>
              <w:t>31</w:t>
            </w:r>
            <w:r w:rsidR="00C661D5">
              <w:rPr>
                <w:noProof/>
                <w:webHidden/>
              </w:rPr>
              <w:fldChar w:fldCharType="end"/>
            </w:r>
          </w:hyperlink>
        </w:p>
        <w:p w14:paraId="4FCAA389"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2" w:history="1">
            <w:r w:rsidR="00C661D5" w:rsidRPr="00006B13">
              <w:rPr>
                <w:rStyle w:val="Hipervnculo"/>
                <w:noProof/>
              </w:rPr>
              <w:t>3.1.5.3 Servidor</w:t>
            </w:r>
            <w:r w:rsidR="00C661D5">
              <w:rPr>
                <w:noProof/>
                <w:webHidden/>
              </w:rPr>
              <w:tab/>
            </w:r>
            <w:r w:rsidR="00C661D5">
              <w:rPr>
                <w:noProof/>
                <w:webHidden/>
              </w:rPr>
              <w:fldChar w:fldCharType="begin"/>
            </w:r>
            <w:r w:rsidR="00C661D5">
              <w:rPr>
                <w:noProof/>
                <w:webHidden/>
              </w:rPr>
              <w:instrText xml:space="preserve"> PAGEREF _Toc487057282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2BF093AA"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3" w:history="1">
            <w:r w:rsidR="00C661D5" w:rsidRPr="00006B13">
              <w:rPr>
                <w:rStyle w:val="Hipervnculo"/>
                <w:noProof/>
              </w:rPr>
              <w:t>3.1.5.4 Framework</w:t>
            </w:r>
            <w:r w:rsidR="00C661D5">
              <w:rPr>
                <w:noProof/>
                <w:webHidden/>
              </w:rPr>
              <w:tab/>
            </w:r>
            <w:r w:rsidR="00C661D5">
              <w:rPr>
                <w:noProof/>
                <w:webHidden/>
              </w:rPr>
              <w:fldChar w:fldCharType="begin"/>
            </w:r>
            <w:r w:rsidR="00C661D5">
              <w:rPr>
                <w:noProof/>
                <w:webHidden/>
              </w:rPr>
              <w:instrText xml:space="preserve"> PAGEREF _Toc487057283 \h </w:instrText>
            </w:r>
            <w:r w:rsidR="00C661D5">
              <w:rPr>
                <w:noProof/>
                <w:webHidden/>
              </w:rPr>
            </w:r>
            <w:r w:rsidR="00C661D5">
              <w:rPr>
                <w:noProof/>
                <w:webHidden/>
              </w:rPr>
              <w:fldChar w:fldCharType="separate"/>
            </w:r>
            <w:r w:rsidR="00C661D5">
              <w:rPr>
                <w:noProof/>
                <w:webHidden/>
              </w:rPr>
              <w:t>32</w:t>
            </w:r>
            <w:r w:rsidR="00C661D5">
              <w:rPr>
                <w:noProof/>
                <w:webHidden/>
              </w:rPr>
              <w:fldChar w:fldCharType="end"/>
            </w:r>
          </w:hyperlink>
        </w:p>
        <w:p w14:paraId="475DB2E1" w14:textId="77777777" w:rsidR="00C661D5" w:rsidRDefault="00B53467">
          <w:pPr>
            <w:pStyle w:val="TDC2"/>
            <w:tabs>
              <w:tab w:val="right" w:pos="8828"/>
            </w:tabs>
            <w:rPr>
              <w:rFonts w:asciiTheme="minorHAnsi" w:eastAsiaTheme="minorEastAsia" w:hAnsiTheme="minorHAnsi" w:cstheme="minorBidi"/>
              <w:noProof/>
              <w:color w:val="auto"/>
            </w:rPr>
          </w:pPr>
          <w:hyperlink w:anchor="_Toc487057284" w:history="1">
            <w:r w:rsidR="00C661D5" w:rsidRPr="00006B13">
              <w:rPr>
                <w:rStyle w:val="Hipervnculo"/>
                <w:noProof/>
              </w:rPr>
              <w:t>3.2 DISEÑO Y ARQUITECTURA</w:t>
            </w:r>
            <w:r w:rsidR="00C661D5">
              <w:rPr>
                <w:noProof/>
                <w:webHidden/>
              </w:rPr>
              <w:tab/>
            </w:r>
            <w:r w:rsidR="00C661D5">
              <w:rPr>
                <w:noProof/>
                <w:webHidden/>
              </w:rPr>
              <w:fldChar w:fldCharType="begin"/>
            </w:r>
            <w:r w:rsidR="00C661D5">
              <w:rPr>
                <w:noProof/>
                <w:webHidden/>
              </w:rPr>
              <w:instrText xml:space="preserve"> PAGEREF _Toc487057284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70A43E92"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85" w:history="1">
            <w:r w:rsidR="00C661D5" w:rsidRPr="00006B13">
              <w:rPr>
                <w:rStyle w:val="Hipervnculo"/>
                <w:noProof/>
              </w:rPr>
              <w:t>3.2.1. Casos de Uso</w:t>
            </w:r>
            <w:r w:rsidR="00C661D5">
              <w:rPr>
                <w:noProof/>
                <w:webHidden/>
              </w:rPr>
              <w:tab/>
            </w:r>
            <w:r w:rsidR="00C661D5">
              <w:rPr>
                <w:noProof/>
                <w:webHidden/>
              </w:rPr>
              <w:fldChar w:fldCharType="begin"/>
            </w:r>
            <w:r w:rsidR="00C661D5">
              <w:rPr>
                <w:noProof/>
                <w:webHidden/>
              </w:rPr>
              <w:instrText xml:space="preserve"> PAGEREF _Toc487057285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68016943"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6" w:history="1">
            <w:r w:rsidR="00C661D5" w:rsidRPr="00006B13">
              <w:rPr>
                <w:rStyle w:val="Hipervnculo"/>
                <w:noProof/>
              </w:rPr>
              <w:t>3.2.1.1 Caso de Inicio de Sesión</w:t>
            </w:r>
            <w:r w:rsidR="00C661D5">
              <w:rPr>
                <w:noProof/>
                <w:webHidden/>
              </w:rPr>
              <w:tab/>
            </w:r>
            <w:r w:rsidR="00C661D5">
              <w:rPr>
                <w:noProof/>
                <w:webHidden/>
              </w:rPr>
              <w:fldChar w:fldCharType="begin"/>
            </w:r>
            <w:r w:rsidR="00C661D5">
              <w:rPr>
                <w:noProof/>
                <w:webHidden/>
              </w:rPr>
              <w:instrText xml:space="preserve"> PAGEREF _Toc487057286 \h </w:instrText>
            </w:r>
            <w:r w:rsidR="00C661D5">
              <w:rPr>
                <w:noProof/>
                <w:webHidden/>
              </w:rPr>
            </w:r>
            <w:r w:rsidR="00C661D5">
              <w:rPr>
                <w:noProof/>
                <w:webHidden/>
              </w:rPr>
              <w:fldChar w:fldCharType="separate"/>
            </w:r>
            <w:r w:rsidR="00C661D5">
              <w:rPr>
                <w:noProof/>
                <w:webHidden/>
              </w:rPr>
              <w:t>33</w:t>
            </w:r>
            <w:r w:rsidR="00C661D5">
              <w:rPr>
                <w:noProof/>
                <w:webHidden/>
              </w:rPr>
              <w:fldChar w:fldCharType="end"/>
            </w:r>
          </w:hyperlink>
        </w:p>
        <w:p w14:paraId="193023DB"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7" w:history="1">
            <w:r w:rsidR="00C661D5" w:rsidRPr="00006B13">
              <w:rPr>
                <w:rStyle w:val="Hipervnculo"/>
                <w:noProof/>
              </w:rPr>
              <w:t>3.2.1.2 Caso de Uso de docentes</w:t>
            </w:r>
            <w:r w:rsidR="00C661D5">
              <w:rPr>
                <w:noProof/>
                <w:webHidden/>
              </w:rPr>
              <w:tab/>
            </w:r>
            <w:r w:rsidR="00C661D5">
              <w:rPr>
                <w:noProof/>
                <w:webHidden/>
              </w:rPr>
              <w:fldChar w:fldCharType="begin"/>
            </w:r>
            <w:r w:rsidR="00C661D5">
              <w:rPr>
                <w:noProof/>
                <w:webHidden/>
              </w:rPr>
              <w:instrText xml:space="preserve"> PAGEREF _Toc487057287 \h </w:instrText>
            </w:r>
            <w:r w:rsidR="00C661D5">
              <w:rPr>
                <w:noProof/>
                <w:webHidden/>
              </w:rPr>
            </w:r>
            <w:r w:rsidR="00C661D5">
              <w:rPr>
                <w:noProof/>
                <w:webHidden/>
              </w:rPr>
              <w:fldChar w:fldCharType="separate"/>
            </w:r>
            <w:r w:rsidR="00C661D5">
              <w:rPr>
                <w:noProof/>
                <w:webHidden/>
              </w:rPr>
              <w:t>34</w:t>
            </w:r>
            <w:r w:rsidR="00C661D5">
              <w:rPr>
                <w:noProof/>
                <w:webHidden/>
              </w:rPr>
              <w:fldChar w:fldCharType="end"/>
            </w:r>
          </w:hyperlink>
        </w:p>
        <w:p w14:paraId="66DC4D57"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8" w:history="1">
            <w:r w:rsidR="00C661D5" w:rsidRPr="00006B13">
              <w:rPr>
                <w:rStyle w:val="Hipervnculo"/>
                <w:noProof/>
              </w:rPr>
              <w:t>3.2.1.3 Caso de uso Porcentajes</w:t>
            </w:r>
            <w:r w:rsidR="00C661D5">
              <w:rPr>
                <w:noProof/>
                <w:webHidden/>
              </w:rPr>
              <w:tab/>
            </w:r>
            <w:r w:rsidR="00C661D5">
              <w:rPr>
                <w:noProof/>
                <w:webHidden/>
              </w:rPr>
              <w:fldChar w:fldCharType="begin"/>
            </w:r>
            <w:r w:rsidR="00C661D5">
              <w:rPr>
                <w:noProof/>
                <w:webHidden/>
              </w:rPr>
              <w:instrText xml:space="preserve"> PAGEREF _Toc487057288 \h </w:instrText>
            </w:r>
            <w:r w:rsidR="00C661D5">
              <w:rPr>
                <w:noProof/>
                <w:webHidden/>
              </w:rPr>
            </w:r>
            <w:r w:rsidR="00C661D5">
              <w:rPr>
                <w:noProof/>
                <w:webHidden/>
              </w:rPr>
              <w:fldChar w:fldCharType="separate"/>
            </w:r>
            <w:r w:rsidR="00C661D5">
              <w:rPr>
                <w:noProof/>
                <w:webHidden/>
              </w:rPr>
              <w:t>37</w:t>
            </w:r>
            <w:r w:rsidR="00C661D5">
              <w:rPr>
                <w:noProof/>
                <w:webHidden/>
              </w:rPr>
              <w:fldChar w:fldCharType="end"/>
            </w:r>
          </w:hyperlink>
        </w:p>
        <w:p w14:paraId="2C8FF912"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89" w:history="1">
            <w:r w:rsidR="00C661D5" w:rsidRPr="00006B13">
              <w:rPr>
                <w:rStyle w:val="Hipervnculo"/>
                <w:noProof/>
              </w:rPr>
              <w:t>3.2.1.4 Caso de Uso Semanas</w:t>
            </w:r>
            <w:r w:rsidR="00C661D5">
              <w:rPr>
                <w:noProof/>
                <w:webHidden/>
              </w:rPr>
              <w:tab/>
            </w:r>
            <w:r w:rsidR="00C661D5">
              <w:rPr>
                <w:noProof/>
                <w:webHidden/>
              </w:rPr>
              <w:fldChar w:fldCharType="begin"/>
            </w:r>
            <w:r w:rsidR="00C661D5">
              <w:rPr>
                <w:noProof/>
                <w:webHidden/>
              </w:rPr>
              <w:instrText xml:space="preserve"> PAGEREF _Toc487057289 \h </w:instrText>
            </w:r>
            <w:r w:rsidR="00C661D5">
              <w:rPr>
                <w:noProof/>
                <w:webHidden/>
              </w:rPr>
            </w:r>
            <w:r w:rsidR="00C661D5">
              <w:rPr>
                <w:noProof/>
                <w:webHidden/>
              </w:rPr>
              <w:fldChar w:fldCharType="separate"/>
            </w:r>
            <w:r w:rsidR="00C661D5">
              <w:rPr>
                <w:noProof/>
                <w:webHidden/>
              </w:rPr>
              <w:t>38</w:t>
            </w:r>
            <w:r w:rsidR="00C661D5">
              <w:rPr>
                <w:noProof/>
                <w:webHidden/>
              </w:rPr>
              <w:fldChar w:fldCharType="end"/>
            </w:r>
          </w:hyperlink>
        </w:p>
        <w:p w14:paraId="2A52E1AF"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90" w:history="1">
            <w:r w:rsidR="00C661D5" w:rsidRPr="00006B13">
              <w:rPr>
                <w:rStyle w:val="Hipervnculo"/>
                <w:noProof/>
              </w:rPr>
              <w:t>3.2.1.5 Caso de Uso Asignación</w:t>
            </w:r>
            <w:r w:rsidR="00C661D5">
              <w:rPr>
                <w:noProof/>
                <w:webHidden/>
              </w:rPr>
              <w:tab/>
            </w:r>
            <w:r w:rsidR="00C661D5">
              <w:rPr>
                <w:noProof/>
                <w:webHidden/>
              </w:rPr>
              <w:fldChar w:fldCharType="begin"/>
            </w:r>
            <w:r w:rsidR="00C661D5">
              <w:rPr>
                <w:noProof/>
                <w:webHidden/>
              </w:rPr>
              <w:instrText xml:space="preserve"> PAGEREF _Toc487057290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48A8CE9D"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91" w:history="1">
            <w:r w:rsidR="00C661D5" w:rsidRPr="00006B13">
              <w:rPr>
                <w:rStyle w:val="Hipervnculo"/>
                <w:noProof/>
              </w:rPr>
              <w:t>3.2.1.6 Caso de Uso Actividades</w:t>
            </w:r>
            <w:r w:rsidR="00C661D5">
              <w:rPr>
                <w:noProof/>
                <w:webHidden/>
              </w:rPr>
              <w:tab/>
            </w:r>
            <w:r w:rsidR="00C661D5">
              <w:rPr>
                <w:noProof/>
                <w:webHidden/>
              </w:rPr>
              <w:fldChar w:fldCharType="begin"/>
            </w:r>
            <w:r w:rsidR="00C661D5">
              <w:rPr>
                <w:noProof/>
                <w:webHidden/>
              </w:rPr>
              <w:instrText xml:space="preserve"> PAGEREF _Toc487057291 \h </w:instrText>
            </w:r>
            <w:r w:rsidR="00C661D5">
              <w:rPr>
                <w:noProof/>
                <w:webHidden/>
              </w:rPr>
            </w:r>
            <w:r w:rsidR="00C661D5">
              <w:rPr>
                <w:noProof/>
                <w:webHidden/>
              </w:rPr>
              <w:fldChar w:fldCharType="separate"/>
            </w:r>
            <w:r w:rsidR="00C661D5">
              <w:rPr>
                <w:noProof/>
                <w:webHidden/>
              </w:rPr>
              <w:t>40</w:t>
            </w:r>
            <w:r w:rsidR="00C661D5">
              <w:rPr>
                <w:noProof/>
                <w:webHidden/>
              </w:rPr>
              <w:fldChar w:fldCharType="end"/>
            </w:r>
          </w:hyperlink>
        </w:p>
        <w:p w14:paraId="0F0B4749"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92" w:history="1">
            <w:r w:rsidR="00C661D5" w:rsidRPr="00006B13">
              <w:rPr>
                <w:rStyle w:val="Hipervnculo"/>
                <w:noProof/>
              </w:rPr>
              <w:t>3.2.1.7 Casos de Uso Productos</w:t>
            </w:r>
            <w:r w:rsidR="00C661D5">
              <w:rPr>
                <w:noProof/>
                <w:webHidden/>
              </w:rPr>
              <w:tab/>
            </w:r>
            <w:r w:rsidR="00C661D5">
              <w:rPr>
                <w:noProof/>
                <w:webHidden/>
              </w:rPr>
              <w:fldChar w:fldCharType="begin"/>
            </w:r>
            <w:r w:rsidR="00C661D5">
              <w:rPr>
                <w:noProof/>
                <w:webHidden/>
              </w:rPr>
              <w:instrText xml:space="preserve"> PAGEREF _Toc487057292 \h </w:instrText>
            </w:r>
            <w:r w:rsidR="00C661D5">
              <w:rPr>
                <w:noProof/>
                <w:webHidden/>
              </w:rPr>
            </w:r>
            <w:r w:rsidR="00C661D5">
              <w:rPr>
                <w:noProof/>
                <w:webHidden/>
              </w:rPr>
              <w:fldChar w:fldCharType="separate"/>
            </w:r>
            <w:r w:rsidR="00C661D5">
              <w:rPr>
                <w:noProof/>
                <w:webHidden/>
              </w:rPr>
              <w:t>42</w:t>
            </w:r>
            <w:r w:rsidR="00C661D5">
              <w:rPr>
                <w:noProof/>
                <w:webHidden/>
              </w:rPr>
              <w:fldChar w:fldCharType="end"/>
            </w:r>
          </w:hyperlink>
        </w:p>
        <w:p w14:paraId="3EBA84BA" w14:textId="77777777" w:rsidR="00C661D5" w:rsidRDefault="00B53467">
          <w:pPr>
            <w:pStyle w:val="TDC4"/>
            <w:tabs>
              <w:tab w:val="right" w:pos="8828"/>
            </w:tabs>
            <w:rPr>
              <w:rFonts w:asciiTheme="minorHAnsi" w:eastAsiaTheme="minorEastAsia" w:hAnsiTheme="minorHAnsi" w:cstheme="minorBidi"/>
              <w:noProof/>
              <w:color w:val="auto"/>
            </w:rPr>
          </w:pPr>
          <w:hyperlink w:anchor="_Toc487057293" w:history="1">
            <w:r w:rsidR="00C661D5" w:rsidRPr="00006B13">
              <w:rPr>
                <w:rStyle w:val="Hipervnculo"/>
                <w:noProof/>
              </w:rPr>
              <w:t>3.2.1.8 Caso de Uso Clases</w:t>
            </w:r>
            <w:r w:rsidR="00C661D5">
              <w:rPr>
                <w:noProof/>
                <w:webHidden/>
              </w:rPr>
              <w:tab/>
            </w:r>
            <w:r w:rsidR="00C661D5">
              <w:rPr>
                <w:noProof/>
                <w:webHidden/>
              </w:rPr>
              <w:fldChar w:fldCharType="begin"/>
            </w:r>
            <w:r w:rsidR="00C661D5">
              <w:rPr>
                <w:noProof/>
                <w:webHidden/>
              </w:rPr>
              <w:instrText xml:space="preserve"> PAGEREF _Toc487057293 \h </w:instrText>
            </w:r>
            <w:r w:rsidR="00C661D5">
              <w:rPr>
                <w:noProof/>
                <w:webHidden/>
              </w:rPr>
            </w:r>
            <w:r w:rsidR="00C661D5">
              <w:rPr>
                <w:noProof/>
                <w:webHidden/>
              </w:rPr>
              <w:fldChar w:fldCharType="separate"/>
            </w:r>
            <w:r w:rsidR="00C661D5">
              <w:rPr>
                <w:noProof/>
                <w:webHidden/>
              </w:rPr>
              <w:t>43</w:t>
            </w:r>
            <w:r w:rsidR="00C661D5">
              <w:rPr>
                <w:noProof/>
                <w:webHidden/>
              </w:rPr>
              <w:fldChar w:fldCharType="end"/>
            </w:r>
          </w:hyperlink>
        </w:p>
        <w:p w14:paraId="148298CF"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94" w:history="1">
            <w:r w:rsidR="00C661D5" w:rsidRPr="00006B13">
              <w:rPr>
                <w:rStyle w:val="Hipervnculo"/>
                <w:noProof/>
              </w:rPr>
              <w:t>3.2.2. Modelo BPMN</w:t>
            </w:r>
            <w:r w:rsidR="00C661D5">
              <w:rPr>
                <w:noProof/>
                <w:webHidden/>
              </w:rPr>
              <w:tab/>
            </w:r>
            <w:r w:rsidR="00C661D5">
              <w:rPr>
                <w:noProof/>
                <w:webHidden/>
              </w:rPr>
              <w:fldChar w:fldCharType="begin"/>
            </w:r>
            <w:r w:rsidR="00C661D5">
              <w:rPr>
                <w:noProof/>
                <w:webHidden/>
              </w:rPr>
              <w:instrText xml:space="preserve"> PAGEREF _Toc487057294 \h </w:instrText>
            </w:r>
            <w:r w:rsidR="00C661D5">
              <w:rPr>
                <w:noProof/>
                <w:webHidden/>
              </w:rPr>
            </w:r>
            <w:r w:rsidR="00C661D5">
              <w:rPr>
                <w:noProof/>
                <w:webHidden/>
              </w:rPr>
              <w:fldChar w:fldCharType="separate"/>
            </w:r>
            <w:r w:rsidR="00C661D5">
              <w:rPr>
                <w:noProof/>
                <w:webHidden/>
              </w:rPr>
              <w:t>46</w:t>
            </w:r>
            <w:r w:rsidR="00C661D5">
              <w:rPr>
                <w:noProof/>
                <w:webHidden/>
              </w:rPr>
              <w:fldChar w:fldCharType="end"/>
            </w:r>
          </w:hyperlink>
        </w:p>
        <w:p w14:paraId="712CEA61"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95" w:history="1">
            <w:r w:rsidR="00C661D5" w:rsidRPr="00006B13">
              <w:rPr>
                <w:rStyle w:val="Hipervnculo"/>
                <w:noProof/>
              </w:rPr>
              <w:t>3.2.3. Modelo Entidad Relación</w:t>
            </w:r>
            <w:r w:rsidR="00C661D5">
              <w:rPr>
                <w:noProof/>
                <w:webHidden/>
              </w:rPr>
              <w:tab/>
            </w:r>
            <w:r w:rsidR="00C661D5">
              <w:rPr>
                <w:noProof/>
                <w:webHidden/>
              </w:rPr>
              <w:fldChar w:fldCharType="begin"/>
            </w:r>
            <w:r w:rsidR="00C661D5">
              <w:rPr>
                <w:noProof/>
                <w:webHidden/>
              </w:rPr>
              <w:instrText xml:space="preserve"> PAGEREF _Toc487057295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63287962"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96" w:history="1">
            <w:r w:rsidR="00C661D5" w:rsidRPr="00006B13">
              <w:rPr>
                <w:rStyle w:val="Hipervnculo"/>
                <w:noProof/>
              </w:rPr>
              <w:t>3.2.4. Diagrama de Clases</w:t>
            </w:r>
            <w:r w:rsidR="00C661D5">
              <w:rPr>
                <w:noProof/>
                <w:webHidden/>
              </w:rPr>
              <w:tab/>
            </w:r>
            <w:r w:rsidR="00C661D5">
              <w:rPr>
                <w:noProof/>
                <w:webHidden/>
              </w:rPr>
              <w:fldChar w:fldCharType="begin"/>
            </w:r>
            <w:r w:rsidR="00C661D5">
              <w:rPr>
                <w:noProof/>
                <w:webHidden/>
              </w:rPr>
              <w:instrText xml:space="preserve"> PAGEREF _Toc487057296 \h </w:instrText>
            </w:r>
            <w:r w:rsidR="00C661D5">
              <w:rPr>
                <w:noProof/>
                <w:webHidden/>
              </w:rPr>
            </w:r>
            <w:r w:rsidR="00C661D5">
              <w:rPr>
                <w:noProof/>
                <w:webHidden/>
              </w:rPr>
              <w:fldChar w:fldCharType="separate"/>
            </w:r>
            <w:r w:rsidR="00C661D5">
              <w:rPr>
                <w:noProof/>
                <w:webHidden/>
              </w:rPr>
              <w:t>48</w:t>
            </w:r>
            <w:r w:rsidR="00C661D5">
              <w:rPr>
                <w:noProof/>
                <w:webHidden/>
              </w:rPr>
              <w:fldChar w:fldCharType="end"/>
            </w:r>
          </w:hyperlink>
        </w:p>
        <w:p w14:paraId="22C57F0B" w14:textId="77777777" w:rsidR="00C661D5" w:rsidRDefault="00B53467">
          <w:pPr>
            <w:pStyle w:val="TDC3"/>
            <w:tabs>
              <w:tab w:val="right" w:pos="8828"/>
            </w:tabs>
            <w:rPr>
              <w:rFonts w:asciiTheme="minorHAnsi" w:eastAsiaTheme="minorEastAsia" w:hAnsiTheme="minorHAnsi" w:cstheme="minorBidi"/>
              <w:noProof/>
              <w:color w:val="auto"/>
            </w:rPr>
          </w:pPr>
          <w:hyperlink w:anchor="_Toc487057297" w:history="1">
            <w:r w:rsidR="00C661D5" w:rsidRPr="00006B13">
              <w:rPr>
                <w:rStyle w:val="Hipervnculo"/>
                <w:noProof/>
              </w:rPr>
              <w:t>3.2.5. Diagrama de Secuencias</w:t>
            </w:r>
            <w:r w:rsidR="00C661D5">
              <w:rPr>
                <w:noProof/>
                <w:webHidden/>
              </w:rPr>
              <w:tab/>
            </w:r>
            <w:r w:rsidR="00C661D5">
              <w:rPr>
                <w:noProof/>
                <w:webHidden/>
              </w:rPr>
              <w:fldChar w:fldCharType="begin"/>
            </w:r>
            <w:r w:rsidR="00C661D5">
              <w:rPr>
                <w:noProof/>
                <w:webHidden/>
              </w:rPr>
              <w:instrText xml:space="preserve"> PAGEREF _Toc487057297 \h </w:instrText>
            </w:r>
            <w:r w:rsidR="00C661D5">
              <w:rPr>
                <w:noProof/>
                <w:webHidden/>
              </w:rPr>
            </w:r>
            <w:r w:rsidR="00C661D5">
              <w:rPr>
                <w:noProof/>
                <w:webHidden/>
              </w:rPr>
              <w:fldChar w:fldCharType="separate"/>
            </w:r>
            <w:r w:rsidR="00C661D5">
              <w:rPr>
                <w:noProof/>
                <w:webHidden/>
              </w:rPr>
              <w:t>49</w:t>
            </w:r>
            <w:r w:rsidR="00C661D5">
              <w:rPr>
                <w:noProof/>
                <w:webHidden/>
              </w:rPr>
              <w:fldChar w:fldCharType="end"/>
            </w:r>
          </w:hyperlink>
        </w:p>
        <w:p w14:paraId="0DA785B1"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298" w:history="1">
            <w:r w:rsidR="00C661D5" w:rsidRPr="00006B13">
              <w:rPr>
                <w:rStyle w:val="Hipervnculo"/>
                <w:noProof/>
              </w:rPr>
              <w:t>4.</w:t>
            </w:r>
            <w:r w:rsidR="00C661D5">
              <w:rPr>
                <w:rFonts w:asciiTheme="minorHAnsi" w:eastAsiaTheme="minorEastAsia" w:hAnsiTheme="minorHAnsi" w:cstheme="minorBidi"/>
                <w:noProof/>
                <w:color w:val="auto"/>
              </w:rPr>
              <w:tab/>
            </w:r>
            <w:r w:rsidR="00C661D5" w:rsidRPr="00006B13">
              <w:rPr>
                <w:rStyle w:val="Hipervnculo"/>
                <w:noProof/>
              </w:rPr>
              <w:t>RESULTADOS</w:t>
            </w:r>
            <w:r w:rsidR="00C661D5">
              <w:rPr>
                <w:noProof/>
                <w:webHidden/>
              </w:rPr>
              <w:tab/>
            </w:r>
            <w:r w:rsidR="00C661D5">
              <w:rPr>
                <w:noProof/>
                <w:webHidden/>
              </w:rPr>
              <w:fldChar w:fldCharType="begin"/>
            </w:r>
            <w:r w:rsidR="00C661D5">
              <w:rPr>
                <w:noProof/>
                <w:webHidden/>
              </w:rPr>
              <w:instrText xml:space="preserve"> PAGEREF _Toc487057298 \h </w:instrText>
            </w:r>
            <w:r w:rsidR="00C661D5">
              <w:rPr>
                <w:noProof/>
                <w:webHidden/>
              </w:rPr>
            </w:r>
            <w:r w:rsidR="00C661D5">
              <w:rPr>
                <w:noProof/>
                <w:webHidden/>
              </w:rPr>
              <w:fldChar w:fldCharType="separate"/>
            </w:r>
            <w:r w:rsidR="00C661D5">
              <w:rPr>
                <w:noProof/>
                <w:webHidden/>
              </w:rPr>
              <w:t>53</w:t>
            </w:r>
            <w:r w:rsidR="00C661D5">
              <w:rPr>
                <w:noProof/>
                <w:webHidden/>
              </w:rPr>
              <w:fldChar w:fldCharType="end"/>
            </w:r>
          </w:hyperlink>
        </w:p>
        <w:p w14:paraId="6EC08FB8"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299" w:history="1">
            <w:r w:rsidR="00C661D5" w:rsidRPr="00006B13">
              <w:rPr>
                <w:rStyle w:val="Hipervnculo"/>
                <w:noProof/>
              </w:rPr>
              <w:t>5.</w:t>
            </w:r>
            <w:r w:rsidR="00C661D5">
              <w:rPr>
                <w:rFonts w:asciiTheme="minorHAnsi" w:eastAsiaTheme="minorEastAsia" w:hAnsiTheme="minorHAnsi" w:cstheme="minorBidi"/>
                <w:noProof/>
                <w:color w:val="auto"/>
              </w:rPr>
              <w:tab/>
            </w:r>
            <w:r w:rsidR="00C661D5" w:rsidRPr="00006B13">
              <w:rPr>
                <w:rStyle w:val="Hipervnculo"/>
                <w:noProof/>
              </w:rPr>
              <w:t>CONCLUSIONES</w:t>
            </w:r>
            <w:r w:rsidR="00C661D5">
              <w:rPr>
                <w:noProof/>
                <w:webHidden/>
              </w:rPr>
              <w:tab/>
            </w:r>
            <w:r w:rsidR="00C661D5">
              <w:rPr>
                <w:noProof/>
                <w:webHidden/>
              </w:rPr>
              <w:fldChar w:fldCharType="begin"/>
            </w:r>
            <w:r w:rsidR="00C661D5">
              <w:rPr>
                <w:noProof/>
                <w:webHidden/>
              </w:rPr>
              <w:instrText xml:space="preserve"> PAGEREF _Toc487057299 \h </w:instrText>
            </w:r>
            <w:r w:rsidR="00C661D5">
              <w:rPr>
                <w:noProof/>
                <w:webHidden/>
              </w:rPr>
            </w:r>
            <w:r w:rsidR="00C661D5">
              <w:rPr>
                <w:noProof/>
                <w:webHidden/>
              </w:rPr>
              <w:fldChar w:fldCharType="separate"/>
            </w:r>
            <w:r w:rsidR="00C661D5">
              <w:rPr>
                <w:noProof/>
                <w:webHidden/>
              </w:rPr>
              <w:t>54</w:t>
            </w:r>
            <w:r w:rsidR="00C661D5">
              <w:rPr>
                <w:noProof/>
                <w:webHidden/>
              </w:rPr>
              <w:fldChar w:fldCharType="end"/>
            </w:r>
          </w:hyperlink>
        </w:p>
        <w:p w14:paraId="6C567D6D"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300" w:history="1">
            <w:r w:rsidR="00C661D5" w:rsidRPr="00006B13">
              <w:rPr>
                <w:rStyle w:val="Hipervnculo"/>
                <w:noProof/>
              </w:rPr>
              <w:t>6.</w:t>
            </w:r>
            <w:r w:rsidR="00C661D5">
              <w:rPr>
                <w:rFonts w:asciiTheme="minorHAnsi" w:eastAsiaTheme="minorEastAsia" w:hAnsiTheme="minorHAnsi" w:cstheme="minorBidi"/>
                <w:noProof/>
                <w:color w:val="auto"/>
              </w:rPr>
              <w:tab/>
            </w:r>
            <w:r w:rsidR="00C661D5" w:rsidRPr="00006B13">
              <w:rPr>
                <w:rStyle w:val="Hipervnculo"/>
                <w:noProof/>
              </w:rPr>
              <w:t>RECOMENDACIONES</w:t>
            </w:r>
            <w:r w:rsidR="00C661D5">
              <w:rPr>
                <w:noProof/>
                <w:webHidden/>
              </w:rPr>
              <w:tab/>
            </w:r>
            <w:r w:rsidR="00C661D5">
              <w:rPr>
                <w:noProof/>
                <w:webHidden/>
              </w:rPr>
              <w:fldChar w:fldCharType="begin"/>
            </w:r>
            <w:r w:rsidR="00C661D5">
              <w:rPr>
                <w:noProof/>
                <w:webHidden/>
              </w:rPr>
              <w:instrText xml:space="preserve"> PAGEREF _Toc487057300 \h </w:instrText>
            </w:r>
            <w:r w:rsidR="00C661D5">
              <w:rPr>
                <w:noProof/>
                <w:webHidden/>
              </w:rPr>
            </w:r>
            <w:r w:rsidR="00C661D5">
              <w:rPr>
                <w:noProof/>
                <w:webHidden/>
              </w:rPr>
              <w:fldChar w:fldCharType="separate"/>
            </w:r>
            <w:r w:rsidR="00C661D5">
              <w:rPr>
                <w:noProof/>
                <w:webHidden/>
              </w:rPr>
              <w:t>55</w:t>
            </w:r>
            <w:r w:rsidR="00C661D5">
              <w:rPr>
                <w:noProof/>
                <w:webHidden/>
              </w:rPr>
              <w:fldChar w:fldCharType="end"/>
            </w:r>
          </w:hyperlink>
        </w:p>
        <w:p w14:paraId="4D16BAE7"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301" w:history="1">
            <w:r w:rsidR="00C661D5" w:rsidRPr="00006B13">
              <w:rPr>
                <w:rStyle w:val="Hipervnculo"/>
                <w:noProof/>
              </w:rPr>
              <w:t>7.</w:t>
            </w:r>
            <w:r w:rsidR="00C661D5">
              <w:rPr>
                <w:rFonts w:asciiTheme="minorHAnsi" w:eastAsiaTheme="minorEastAsia" w:hAnsiTheme="minorHAnsi" w:cstheme="minorBidi"/>
                <w:noProof/>
                <w:color w:val="auto"/>
              </w:rPr>
              <w:tab/>
            </w:r>
            <w:r w:rsidR="00C661D5" w:rsidRPr="00006B13">
              <w:rPr>
                <w:rStyle w:val="Hipervnculo"/>
                <w:noProof/>
              </w:rPr>
              <w:t>REFERENCIAS BIBLIOGRÁFICAS</w:t>
            </w:r>
            <w:r w:rsidR="00C661D5">
              <w:rPr>
                <w:noProof/>
                <w:webHidden/>
              </w:rPr>
              <w:tab/>
            </w:r>
            <w:r w:rsidR="00C661D5">
              <w:rPr>
                <w:noProof/>
                <w:webHidden/>
              </w:rPr>
              <w:fldChar w:fldCharType="begin"/>
            </w:r>
            <w:r w:rsidR="00C661D5">
              <w:rPr>
                <w:noProof/>
                <w:webHidden/>
              </w:rPr>
              <w:instrText xml:space="preserve"> PAGEREF _Toc487057301 \h </w:instrText>
            </w:r>
            <w:r w:rsidR="00C661D5">
              <w:rPr>
                <w:noProof/>
                <w:webHidden/>
              </w:rPr>
            </w:r>
            <w:r w:rsidR="00C661D5">
              <w:rPr>
                <w:noProof/>
                <w:webHidden/>
              </w:rPr>
              <w:fldChar w:fldCharType="separate"/>
            </w:r>
            <w:r w:rsidR="00C661D5">
              <w:rPr>
                <w:noProof/>
                <w:webHidden/>
              </w:rPr>
              <w:t>56</w:t>
            </w:r>
            <w:r w:rsidR="00C661D5">
              <w:rPr>
                <w:noProof/>
                <w:webHidden/>
              </w:rPr>
              <w:fldChar w:fldCharType="end"/>
            </w:r>
          </w:hyperlink>
        </w:p>
        <w:p w14:paraId="7C0D16F1" w14:textId="77777777" w:rsidR="00C661D5" w:rsidRDefault="00B53467">
          <w:pPr>
            <w:pStyle w:val="TDC1"/>
            <w:tabs>
              <w:tab w:val="left" w:pos="440"/>
              <w:tab w:val="right" w:pos="8828"/>
            </w:tabs>
            <w:rPr>
              <w:rFonts w:asciiTheme="minorHAnsi" w:eastAsiaTheme="minorEastAsia" w:hAnsiTheme="minorHAnsi" w:cstheme="minorBidi"/>
              <w:noProof/>
              <w:color w:val="auto"/>
            </w:rPr>
          </w:pPr>
          <w:hyperlink w:anchor="_Toc487057302" w:history="1">
            <w:r w:rsidR="00C661D5" w:rsidRPr="00006B13">
              <w:rPr>
                <w:rStyle w:val="Hipervnculo"/>
                <w:noProof/>
              </w:rPr>
              <w:t>8.</w:t>
            </w:r>
            <w:r w:rsidR="00C661D5">
              <w:rPr>
                <w:rFonts w:asciiTheme="minorHAnsi" w:eastAsiaTheme="minorEastAsia" w:hAnsiTheme="minorHAnsi" w:cstheme="minorBidi"/>
                <w:noProof/>
                <w:color w:val="auto"/>
              </w:rPr>
              <w:tab/>
            </w:r>
            <w:r w:rsidR="00C661D5" w:rsidRPr="00006B13">
              <w:rPr>
                <w:rStyle w:val="Hipervnculo"/>
                <w:noProof/>
              </w:rPr>
              <w:t>ANEXOS</w:t>
            </w:r>
            <w:r w:rsidR="00C661D5">
              <w:rPr>
                <w:noProof/>
                <w:webHidden/>
              </w:rPr>
              <w:tab/>
            </w:r>
            <w:r w:rsidR="00C661D5">
              <w:rPr>
                <w:noProof/>
                <w:webHidden/>
              </w:rPr>
              <w:fldChar w:fldCharType="begin"/>
            </w:r>
            <w:r w:rsidR="00C661D5">
              <w:rPr>
                <w:noProof/>
                <w:webHidden/>
              </w:rPr>
              <w:instrText xml:space="preserve"> PAGEREF _Toc487057302 \h </w:instrText>
            </w:r>
            <w:r w:rsidR="00C661D5">
              <w:rPr>
                <w:noProof/>
                <w:webHidden/>
              </w:rPr>
            </w:r>
            <w:r w:rsidR="00C661D5">
              <w:rPr>
                <w:noProof/>
                <w:webHidden/>
              </w:rPr>
              <w:fldChar w:fldCharType="separate"/>
            </w:r>
            <w:r w:rsidR="00C661D5">
              <w:rPr>
                <w:noProof/>
                <w:webHidden/>
              </w:rPr>
              <w:t>60</w:t>
            </w:r>
            <w:r w:rsidR="00C661D5">
              <w:rPr>
                <w:noProof/>
                <w:webHidden/>
              </w:rPr>
              <w:fldChar w:fldCharType="end"/>
            </w:r>
          </w:hyperlink>
        </w:p>
        <w:p w14:paraId="1D361264" w14:textId="77777777" w:rsidR="003F1952" w:rsidRPr="00C661D5" w:rsidRDefault="000C1B85">
          <w:pPr>
            <w:tabs>
              <w:tab w:val="right" w:pos="8838"/>
            </w:tabs>
            <w:spacing w:before="200" w:after="80"/>
            <w:rPr>
              <w:sz w:val="24"/>
              <w:szCs w:val="24"/>
            </w:rPr>
          </w:pPr>
          <w:r w:rsidRPr="00C661D5">
            <w:rPr>
              <w:sz w:val="24"/>
              <w:szCs w:val="24"/>
            </w:rPr>
            <w:fldChar w:fldCharType="end"/>
          </w:r>
        </w:p>
      </w:sdtContent>
    </w:sdt>
    <w:p w14:paraId="3E6C3D1A" w14:textId="77777777" w:rsidR="003F1952" w:rsidRPr="00C661D5" w:rsidRDefault="003F1952">
      <w:pPr>
        <w:rPr>
          <w:sz w:val="24"/>
          <w:szCs w:val="24"/>
        </w:rPr>
      </w:pPr>
    </w:p>
    <w:p w14:paraId="5970DFD1" w14:textId="77777777" w:rsidR="003F1952" w:rsidRPr="00C661D5" w:rsidRDefault="003F1952">
      <w:pPr>
        <w:tabs>
          <w:tab w:val="left" w:pos="80"/>
        </w:tabs>
        <w:rPr>
          <w:sz w:val="24"/>
          <w:szCs w:val="24"/>
        </w:rPr>
      </w:pPr>
    </w:p>
    <w:p w14:paraId="5A4738CE" w14:textId="77777777" w:rsidR="003F1952" w:rsidRPr="00C661D5" w:rsidRDefault="003F1952">
      <w:pPr>
        <w:tabs>
          <w:tab w:val="left" w:pos="80"/>
        </w:tabs>
        <w:rPr>
          <w:sz w:val="24"/>
          <w:szCs w:val="24"/>
        </w:rPr>
      </w:pPr>
    </w:p>
    <w:p w14:paraId="795B158B" w14:textId="77777777" w:rsidR="003F1952" w:rsidRPr="00C661D5" w:rsidRDefault="003F1952">
      <w:pPr>
        <w:tabs>
          <w:tab w:val="left" w:pos="80"/>
        </w:tabs>
        <w:rPr>
          <w:sz w:val="24"/>
          <w:szCs w:val="24"/>
        </w:rPr>
      </w:pPr>
    </w:p>
    <w:p w14:paraId="3656661D"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2B9840AD" w14:textId="77777777" w:rsidR="003F1952" w:rsidRPr="00C661D5" w:rsidRDefault="000C1B85">
      <w:pPr>
        <w:pStyle w:val="Ttulo"/>
      </w:pPr>
      <w:commentRangeStart w:id="1"/>
      <w:r w:rsidRPr="00C661D5">
        <w:lastRenderedPageBreak/>
        <w:t>LISTA DE FIGURAS</w:t>
      </w:r>
      <w:commentRangeEnd w:id="1"/>
      <w:r w:rsidR="00B53467">
        <w:rPr>
          <w:rStyle w:val="Refdecomentario"/>
          <w:b w:val="0"/>
        </w:rPr>
        <w:commentReference w:id="1"/>
      </w:r>
    </w:p>
    <w:p w14:paraId="0AF5F408" w14:textId="77777777" w:rsidR="003F1952" w:rsidRPr="00C661D5" w:rsidRDefault="003F1952">
      <w:pPr>
        <w:tabs>
          <w:tab w:val="left" w:pos="80"/>
        </w:tabs>
        <w:rPr>
          <w:sz w:val="24"/>
          <w:szCs w:val="24"/>
        </w:rPr>
      </w:pPr>
    </w:p>
    <w:p w14:paraId="189F9FD0" w14:textId="77777777" w:rsidR="003F1952" w:rsidRPr="00C661D5" w:rsidRDefault="003F1952">
      <w:pPr>
        <w:tabs>
          <w:tab w:val="left" w:pos="80"/>
        </w:tabs>
        <w:rPr>
          <w:sz w:val="24"/>
          <w:szCs w:val="24"/>
        </w:rPr>
      </w:pPr>
    </w:p>
    <w:customXmlDelRangeStart w:id="2" w:author="elkin" w:date="2017-11-02T22:57:00Z"/>
    <w:sdt>
      <w:sdtPr>
        <w:rPr>
          <w:sz w:val="24"/>
          <w:szCs w:val="24"/>
        </w:rPr>
        <w:id w:val="-1539887521"/>
        <w:docPartObj>
          <w:docPartGallery w:val="Table of Contents"/>
          <w:docPartUnique/>
        </w:docPartObj>
      </w:sdtPr>
      <w:sdtContent>
        <w:customXmlDelRangeEnd w:id="2"/>
        <w:p w14:paraId="3EC2BE49" w14:textId="234F2EBC" w:rsidR="003F1952" w:rsidRPr="00C661D5" w:rsidRDefault="00C661D5">
          <w:pPr>
            <w:tabs>
              <w:tab w:val="right" w:pos="8828"/>
            </w:tabs>
            <w:rPr>
              <w:sz w:val="24"/>
              <w:szCs w:val="24"/>
            </w:rPr>
          </w:pPr>
          <w:del w:id="3" w:author="elkin" w:date="2017-11-02T22:57:00Z">
            <w:r w:rsidRPr="00C661D5" w:rsidDel="00B53467">
              <w:rPr>
                <w:sz w:val="24"/>
                <w:szCs w:val="24"/>
              </w:rPr>
              <w:fldChar w:fldCharType="begin"/>
            </w:r>
            <w:r w:rsidRPr="00C661D5" w:rsidDel="00B53467">
              <w:rPr>
                <w:sz w:val="24"/>
                <w:szCs w:val="24"/>
              </w:rPr>
              <w:delInstrText xml:space="preserve"> TOC \h \u \z </w:delInstrText>
            </w:r>
            <w:r w:rsidRPr="00C661D5" w:rsidDel="00B53467">
              <w:rPr>
                <w:sz w:val="24"/>
                <w:szCs w:val="24"/>
              </w:rPr>
              <w:fldChar w:fldCharType="separate"/>
            </w:r>
            <w:r w:rsidR="00B53467" w:rsidDel="00B53467">
              <w:fldChar w:fldCharType="begin"/>
            </w:r>
            <w:r w:rsidR="00B53467" w:rsidDel="00B53467">
              <w:delInstrText xml:space="preserve"> HYPERLINK \l "_z337ya" \h </w:delInstrText>
            </w:r>
            <w:r w:rsidR="00B53467" w:rsidDel="00B53467">
              <w:fldChar w:fldCharType="separate"/>
            </w:r>
            <w:r w:rsidR="000C1B85" w:rsidRPr="00C661D5" w:rsidDel="00B53467">
              <w:rPr>
                <w:sz w:val="24"/>
                <w:szCs w:val="24"/>
              </w:rPr>
              <w:delText>Figura 1. Tipos de Investigación</w:delText>
            </w:r>
            <w:r w:rsidR="000C1B85" w:rsidRPr="00C661D5" w:rsidDel="00B53467">
              <w:rPr>
                <w:sz w:val="24"/>
                <w:szCs w:val="24"/>
              </w:rPr>
              <w:tab/>
              <w:delText>19</w:delText>
            </w:r>
            <w:r w:rsidR="00B53467" w:rsidDel="00B53467">
              <w:rPr>
                <w:sz w:val="24"/>
                <w:szCs w:val="24"/>
              </w:rPr>
              <w:fldChar w:fldCharType="end"/>
            </w:r>
            <w:r w:rsidRPr="00C661D5" w:rsidDel="00B53467">
              <w:rPr>
                <w:sz w:val="24"/>
                <w:szCs w:val="24"/>
              </w:rPr>
              <w:fldChar w:fldCharType="end"/>
            </w:r>
          </w:del>
        </w:p>
        <w:customXmlDelRangeStart w:id="4" w:author="elkin" w:date="2017-11-02T22:57:00Z"/>
      </w:sdtContent>
    </w:sdt>
    <w:customXmlDelRangeEnd w:id="4"/>
    <w:p w14:paraId="500ADA8C" w14:textId="77777777" w:rsidR="003F1952" w:rsidRPr="00C661D5" w:rsidRDefault="003F1952">
      <w:pPr>
        <w:tabs>
          <w:tab w:val="left" w:pos="80"/>
        </w:tabs>
        <w:rPr>
          <w:sz w:val="24"/>
          <w:szCs w:val="24"/>
        </w:rPr>
      </w:pPr>
    </w:p>
    <w:p w14:paraId="4B6F1981" w14:textId="77777777" w:rsidR="003F1952" w:rsidRPr="00C661D5" w:rsidRDefault="003F1952">
      <w:pPr>
        <w:tabs>
          <w:tab w:val="left" w:pos="80"/>
        </w:tabs>
        <w:rPr>
          <w:sz w:val="24"/>
          <w:szCs w:val="24"/>
        </w:rPr>
      </w:pPr>
    </w:p>
    <w:p w14:paraId="0032523E" w14:textId="77777777" w:rsidR="003F1952" w:rsidRPr="00C661D5" w:rsidRDefault="003F1952">
      <w:pPr>
        <w:tabs>
          <w:tab w:val="left" w:pos="80"/>
        </w:tabs>
        <w:rPr>
          <w:sz w:val="24"/>
          <w:szCs w:val="24"/>
        </w:rPr>
      </w:pPr>
    </w:p>
    <w:p w14:paraId="2589C8FA" w14:textId="77777777" w:rsidR="003F1952" w:rsidRPr="00C661D5" w:rsidRDefault="003F1952">
      <w:pPr>
        <w:tabs>
          <w:tab w:val="left" w:pos="80"/>
        </w:tabs>
        <w:rPr>
          <w:sz w:val="24"/>
          <w:szCs w:val="24"/>
        </w:rPr>
      </w:pPr>
    </w:p>
    <w:p w14:paraId="31EFD7FE"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593E03D6" w14:textId="77777777" w:rsidR="003F1952" w:rsidRPr="00C661D5" w:rsidRDefault="000C1B85">
      <w:pPr>
        <w:pStyle w:val="Ttulo"/>
      </w:pPr>
      <w:commentRangeStart w:id="5"/>
      <w:r w:rsidRPr="00C661D5">
        <w:lastRenderedPageBreak/>
        <w:t>LISTA DE TABLAS</w:t>
      </w:r>
      <w:commentRangeEnd w:id="5"/>
      <w:r w:rsidR="00B53467">
        <w:rPr>
          <w:rStyle w:val="Refdecomentario"/>
          <w:b w:val="0"/>
        </w:rPr>
        <w:commentReference w:id="5"/>
      </w:r>
    </w:p>
    <w:p w14:paraId="3B261D68" w14:textId="77777777" w:rsidR="003F1952" w:rsidRPr="00C661D5" w:rsidRDefault="003F1952">
      <w:pPr>
        <w:tabs>
          <w:tab w:val="left" w:pos="80"/>
        </w:tabs>
        <w:rPr>
          <w:sz w:val="24"/>
          <w:szCs w:val="24"/>
        </w:rPr>
      </w:pPr>
    </w:p>
    <w:p w14:paraId="4042F181" w14:textId="77777777" w:rsidR="003F1952" w:rsidRPr="00C661D5" w:rsidRDefault="003F1952">
      <w:pPr>
        <w:tabs>
          <w:tab w:val="left" w:pos="80"/>
        </w:tabs>
        <w:rPr>
          <w:sz w:val="24"/>
          <w:szCs w:val="24"/>
        </w:rPr>
      </w:pPr>
    </w:p>
    <w:sdt>
      <w:sdtPr>
        <w:rPr>
          <w:sz w:val="24"/>
          <w:szCs w:val="24"/>
        </w:rPr>
        <w:id w:val="1292180051"/>
        <w:docPartObj>
          <w:docPartGallery w:val="Table of Contents"/>
          <w:docPartUnique/>
        </w:docPartObj>
      </w:sdtPr>
      <w:sdtContent>
        <w:p w14:paraId="6337A9B8" w14:textId="77777777" w:rsidR="003F1952" w:rsidRPr="00C661D5" w:rsidRDefault="00C661D5">
          <w:pPr>
            <w:tabs>
              <w:tab w:val="right" w:pos="8828"/>
            </w:tabs>
            <w:rPr>
              <w:sz w:val="24"/>
              <w:szCs w:val="24"/>
            </w:rPr>
          </w:pPr>
          <w:r w:rsidRPr="00C661D5">
            <w:rPr>
              <w:sz w:val="24"/>
              <w:szCs w:val="24"/>
            </w:rPr>
            <w:fldChar w:fldCharType="begin"/>
          </w:r>
          <w:r w:rsidRPr="00C661D5">
            <w:rPr>
              <w:sz w:val="24"/>
              <w:szCs w:val="24"/>
            </w:rPr>
            <w:instrText xml:space="preserve"> TOC \h \u \z </w:instrText>
          </w:r>
          <w:r w:rsidRPr="00C661D5">
            <w:rPr>
              <w:sz w:val="24"/>
              <w:szCs w:val="24"/>
            </w:rPr>
            <w:fldChar w:fldCharType="separate"/>
          </w:r>
          <w:hyperlink w:anchor="_3j2qqm3">
            <w:r w:rsidR="000C1B85" w:rsidRPr="00C661D5">
              <w:rPr>
                <w:sz w:val="24"/>
                <w:szCs w:val="24"/>
              </w:rPr>
              <w:t>Tabla 1.  Fase 1</w:t>
            </w:r>
            <w:r w:rsidR="000C1B85" w:rsidRPr="00C661D5">
              <w:rPr>
                <w:sz w:val="24"/>
                <w:szCs w:val="24"/>
              </w:rPr>
              <w:tab/>
              <w:t>20</w:t>
            </w:r>
          </w:hyperlink>
          <w:r w:rsidRPr="00C661D5">
            <w:rPr>
              <w:sz w:val="24"/>
              <w:szCs w:val="24"/>
            </w:rPr>
            <w:fldChar w:fldCharType="end"/>
          </w:r>
        </w:p>
      </w:sdtContent>
    </w:sdt>
    <w:p w14:paraId="6976D919" w14:textId="77777777" w:rsidR="003F1952" w:rsidRPr="00C661D5" w:rsidRDefault="003F1952">
      <w:pPr>
        <w:tabs>
          <w:tab w:val="left" w:pos="80"/>
        </w:tabs>
        <w:rPr>
          <w:sz w:val="24"/>
          <w:szCs w:val="24"/>
        </w:rPr>
      </w:pPr>
    </w:p>
    <w:p w14:paraId="0F738B72" w14:textId="77777777" w:rsidR="003F1952" w:rsidRPr="00C661D5" w:rsidRDefault="003F1952">
      <w:pPr>
        <w:tabs>
          <w:tab w:val="left" w:pos="80"/>
        </w:tabs>
        <w:rPr>
          <w:sz w:val="24"/>
          <w:szCs w:val="24"/>
        </w:rPr>
      </w:pPr>
    </w:p>
    <w:p w14:paraId="5EB95573" w14:textId="77777777" w:rsidR="003F1952" w:rsidRPr="00C661D5" w:rsidRDefault="003F1952">
      <w:pPr>
        <w:tabs>
          <w:tab w:val="left" w:pos="80"/>
        </w:tabs>
        <w:rPr>
          <w:sz w:val="24"/>
          <w:szCs w:val="24"/>
        </w:rPr>
      </w:pPr>
    </w:p>
    <w:p w14:paraId="07101019" w14:textId="77777777" w:rsidR="003F1952" w:rsidRPr="00C661D5" w:rsidRDefault="003F1952">
      <w:pPr>
        <w:tabs>
          <w:tab w:val="left" w:pos="80"/>
        </w:tabs>
        <w:rPr>
          <w:sz w:val="24"/>
          <w:szCs w:val="24"/>
        </w:rPr>
      </w:pPr>
    </w:p>
    <w:p w14:paraId="0E46311A" w14:textId="77777777" w:rsidR="003F1952" w:rsidRPr="00C661D5" w:rsidRDefault="003F1952">
      <w:pPr>
        <w:tabs>
          <w:tab w:val="left" w:pos="80"/>
        </w:tabs>
        <w:rPr>
          <w:sz w:val="24"/>
          <w:szCs w:val="24"/>
        </w:rPr>
      </w:pPr>
    </w:p>
    <w:p w14:paraId="35D677C1" w14:textId="77777777" w:rsidR="003F1952" w:rsidRPr="00C661D5" w:rsidRDefault="003F1952">
      <w:pPr>
        <w:tabs>
          <w:tab w:val="left" w:pos="80"/>
        </w:tabs>
        <w:rPr>
          <w:sz w:val="24"/>
          <w:szCs w:val="24"/>
        </w:rPr>
      </w:pPr>
    </w:p>
    <w:p w14:paraId="7FBD01A0" w14:textId="77777777" w:rsidR="003F1952" w:rsidRPr="00C661D5" w:rsidRDefault="003F1952">
      <w:pPr>
        <w:tabs>
          <w:tab w:val="left" w:pos="80"/>
        </w:tabs>
        <w:jc w:val="center"/>
        <w:rPr>
          <w:sz w:val="24"/>
          <w:szCs w:val="24"/>
        </w:rPr>
      </w:pPr>
    </w:p>
    <w:p w14:paraId="10F44127"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574298C" w14:textId="77777777" w:rsidR="003F1952" w:rsidRPr="00C661D5" w:rsidRDefault="000C1B85">
      <w:pPr>
        <w:pStyle w:val="Ttulo1"/>
        <w:ind w:firstLine="0"/>
      </w:pPr>
      <w:bookmarkStart w:id="6" w:name="_Toc487057260"/>
      <w:r w:rsidRPr="00C661D5">
        <w:lastRenderedPageBreak/>
        <w:t>RESUMEN EJECUTIVO</w:t>
      </w:r>
      <w:bookmarkEnd w:id="6"/>
    </w:p>
    <w:p w14:paraId="546A920F" w14:textId="77777777" w:rsidR="003F1952" w:rsidRPr="00C661D5" w:rsidRDefault="003F1952" w:rsidP="00C661D5">
      <w:pPr>
        <w:rPr>
          <w:sz w:val="24"/>
          <w:szCs w:val="24"/>
        </w:rPr>
      </w:pPr>
    </w:p>
    <w:p w14:paraId="17723E1E"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Los procesos internos de las Unidades Tecnológicas de Santander son considerados lentos, a pesar de tener una buena imagen a nivel departamental por su calidad académica, para los docentes es notoria su falta de mejora en los servicios y organización de la información. Un proceso que realizan los docentes es el crear el plan de trabajo del periodo académico, el cual, es uno de los procesos que cuenta mucha dificultad y que requiere un largo tiempo para su desarrollo, además de ser poco intuitivo e inseguro, por esta razón, consideramos necesario desarrollar un software que agilice, mejore y sea más óptimo para el docente a la hora de realizar cambios, evitando el gasto excesivo de tiempo y mejorando el servicio como tal. </w:t>
      </w:r>
    </w:p>
    <w:p w14:paraId="14C5B142" w14:textId="77777777" w:rsidR="00C661D5" w:rsidRPr="00C661D5" w:rsidRDefault="00C661D5" w:rsidP="00C661D5">
      <w:pPr>
        <w:spacing w:after="200" w:line="360" w:lineRule="auto"/>
        <w:rPr>
          <w:sz w:val="24"/>
          <w:szCs w:val="24"/>
          <w:highlight w:val="white"/>
        </w:rPr>
      </w:pPr>
      <w:r w:rsidRPr="00C661D5">
        <w:rPr>
          <w:sz w:val="24"/>
          <w:szCs w:val="24"/>
          <w:highlight w:val="white"/>
        </w:rPr>
        <w:t xml:space="preserve">En consecuencia de lo anteriormente expuesto, con el desarrollo de este proyecto se plantea la construcción de un software a partir de un diseño de arquitectura de alto nivel, esta establece el cronograma guía, para la codificación, pruebas y rendimiento del correcto funcionamiento del software. </w:t>
      </w:r>
    </w:p>
    <w:p w14:paraId="7F2DF8D4" w14:textId="77777777" w:rsidR="00C661D5" w:rsidRPr="00C661D5" w:rsidRDefault="00C661D5" w:rsidP="00C661D5">
      <w:pPr>
        <w:spacing w:after="200" w:line="360" w:lineRule="auto"/>
        <w:rPr>
          <w:sz w:val="24"/>
          <w:szCs w:val="24"/>
        </w:rPr>
      </w:pPr>
      <w:r w:rsidRPr="00C661D5">
        <w:rPr>
          <w:sz w:val="24"/>
          <w:szCs w:val="24"/>
          <w:highlight w:val="white"/>
        </w:rPr>
        <w:t>Por consiguiente, este proyecto tendrá como resultado un software que permita registrar el plan de trabajo de cada docente de acuerdo al formato RDC-54 de las Unidades Tecnológicas de Santander, el cual tiene conte</w:t>
      </w:r>
      <w:r w:rsidRPr="00C661D5">
        <w:rPr>
          <w:sz w:val="24"/>
          <w:szCs w:val="24"/>
        </w:rPr>
        <w:t>mplado permitir a los coordinadores asignar las horas a los docentes controlando el porcentaje y totalidad de horas fijadas por cada coordinación, una vez realizado esto los docentes puede</w:t>
      </w:r>
      <w:r w:rsidRPr="00C661D5">
        <w:rPr>
          <w:sz w:val="24"/>
          <w:szCs w:val="24"/>
          <w:highlight w:val="white"/>
        </w:rPr>
        <w:t>n registrar su plan de trabajo, el cual está compuesto por actividades, productos y organizar su horario académico. La finalidad es acelerar el procedimiento rústico actualmente utilizado al momento de estructurar el plan de trabajo de los docentes de las Unidades Tecnológicas de Santander.</w:t>
      </w:r>
    </w:p>
    <w:p w14:paraId="21AFE4A3" w14:textId="77777777" w:rsidR="003F1952" w:rsidRPr="00C661D5" w:rsidRDefault="003F1952" w:rsidP="00C661D5">
      <w:pPr>
        <w:tabs>
          <w:tab w:val="center" w:pos="4844"/>
        </w:tabs>
        <w:rPr>
          <w:color w:val="FF0000"/>
          <w:sz w:val="24"/>
          <w:szCs w:val="24"/>
        </w:rPr>
      </w:pPr>
    </w:p>
    <w:p w14:paraId="73E3125C" w14:textId="77777777" w:rsidR="003F1952" w:rsidRPr="00C661D5" w:rsidRDefault="000C1B85">
      <w:pPr>
        <w:pStyle w:val="Ttulo1"/>
        <w:ind w:firstLine="0"/>
      </w:pPr>
      <w:bookmarkStart w:id="7" w:name="_Toc487057261"/>
      <w:r w:rsidRPr="00C661D5">
        <w:t>INTRODUCCIÓN</w:t>
      </w:r>
      <w:bookmarkEnd w:id="7"/>
    </w:p>
    <w:p w14:paraId="694448C2" w14:textId="77777777" w:rsidR="003F1952" w:rsidRPr="00C661D5" w:rsidRDefault="003F1952">
      <w:pPr>
        <w:rPr>
          <w:sz w:val="24"/>
          <w:szCs w:val="24"/>
        </w:rPr>
      </w:pPr>
    </w:p>
    <w:p w14:paraId="7BA825B2" w14:textId="77777777" w:rsidR="003F1952" w:rsidRPr="00C661D5" w:rsidRDefault="003F1952">
      <w:pPr>
        <w:rPr>
          <w:sz w:val="24"/>
          <w:szCs w:val="24"/>
        </w:rPr>
      </w:pPr>
    </w:p>
    <w:p w14:paraId="7CBB1B17" w14:textId="77777777" w:rsidR="003F1952" w:rsidRPr="00C661D5" w:rsidRDefault="000C1B85">
      <w:pPr>
        <w:widowControl/>
        <w:spacing w:line="360" w:lineRule="auto"/>
        <w:rPr>
          <w:sz w:val="24"/>
          <w:szCs w:val="24"/>
        </w:rPr>
      </w:pPr>
      <w:r w:rsidRPr="00C661D5">
        <w:rPr>
          <w:sz w:val="24"/>
          <w:szCs w:val="24"/>
        </w:rPr>
        <w:t>Actualmente las instituciones educativas han notado como el avance tecnológico y el rápido crecimiento de las tecnologías de la información está involucrando la mayor parte de los procesos, provocando el desplazamiento de métodos convencionales, aunque hace pocos años eran la alternativa más óptima, ahora son incompetentes y deben ser reemplazados por métodos o herramientas mejoradas en sus respectivos campos de acción.</w:t>
      </w:r>
    </w:p>
    <w:p w14:paraId="310B4442" w14:textId="77777777" w:rsidR="003F1952" w:rsidRPr="00C661D5" w:rsidRDefault="003F1952">
      <w:pPr>
        <w:widowControl/>
        <w:spacing w:line="360" w:lineRule="auto"/>
        <w:rPr>
          <w:sz w:val="24"/>
          <w:szCs w:val="24"/>
        </w:rPr>
      </w:pPr>
    </w:p>
    <w:p w14:paraId="1846580B" w14:textId="77777777" w:rsidR="003F1952" w:rsidRPr="00C661D5" w:rsidRDefault="000C1B85">
      <w:pPr>
        <w:widowControl/>
        <w:spacing w:line="360" w:lineRule="auto"/>
        <w:rPr>
          <w:sz w:val="24"/>
          <w:szCs w:val="24"/>
        </w:rPr>
      </w:pPr>
      <w:r w:rsidRPr="00C661D5">
        <w:rPr>
          <w:sz w:val="24"/>
          <w:szCs w:val="24"/>
        </w:rPr>
        <w:t>Teniendo en cuenta que una institución debe demostrar la calidad de sus procesos académicos y organizacionales para lograr mayor reconocimiento, ser considerado uno de los pilares educativos más importantes de la región. Todo ello implica que las instituciones de educación mejoren sus sistemas de enseñanza, estructura, organización y calidad que ofrecen a su estudiantes, docentes y personal involucrado.</w:t>
      </w:r>
    </w:p>
    <w:p w14:paraId="5DAC5D16" w14:textId="77777777" w:rsidR="003F1952" w:rsidRPr="00C661D5" w:rsidRDefault="003F1952">
      <w:pPr>
        <w:widowControl/>
        <w:spacing w:line="360" w:lineRule="auto"/>
        <w:rPr>
          <w:sz w:val="24"/>
          <w:szCs w:val="24"/>
        </w:rPr>
      </w:pPr>
    </w:p>
    <w:p w14:paraId="387BEC96" w14:textId="77777777" w:rsidR="003F1952" w:rsidRPr="00C661D5" w:rsidRDefault="000C1B85">
      <w:pPr>
        <w:widowControl/>
        <w:spacing w:line="360" w:lineRule="auto"/>
        <w:rPr>
          <w:sz w:val="24"/>
          <w:szCs w:val="24"/>
        </w:rPr>
      </w:pPr>
      <w:r w:rsidRPr="00C661D5">
        <w:rPr>
          <w:sz w:val="24"/>
          <w:szCs w:val="24"/>
        </w:rPr>
        <w:t>Debido a esta exigencia, decidimos aportar una herramienta que soluciona una problemática relacionada con procesos, en este caso nos referimos al plan de trabajo docente basado en el formato RDC-54 de las Unidades Tecnológicas de Santander. Dicho formato representa una serie de pasos complicados para el docente al momento de diligenciar, cuando se requiere por alguna razón una modificación el problema se asevera y en algunos casos es más sencillo repetir el proceso que intentar modificarlo.</w:t>
      </w:r>
    </w:p>
    <w:p w14:paraId="052FF6EF" w14:textId="77777777" w:rsidR="003F1952" w:rsidRPr="00C661D5" w:rsidRDefault="003F1952">
      <w:pPr>
        <w:widowControl/>
        <w:spacing w:line="360" w:lineRule="auto"/>
        <w:rPr>
          <w:sz w:val="24"/>
          <w:szCs w:val="24"/>
        </w:rPr>
      </w:pPr>
    </w:p>
    <w:p w14:paraId="1C20EA65" w14:textId="77777777" w:rsidR="003F1952" w:rsidRPr="00C661D5" w:rsidRDefault="000C1B85">
      <w:pPr>
        <w:widowControl/>
        <w:spacing w:line="360" w:lineRule="auto"/>
        <w:rPr>
          <w:color w:val="A6A6A6"/>
          <w:sz w:val="24"/>
          <w:szCs w:val="24"/>
        </w:rPr>
      </w:pPr>
      <w:r w:rsidRPr="00C661D5">
        <w:rPr>
          <w:sz w:val="24"/>
          <w:szCs w:val="24"/>
        </w:rPr>
        <w:lastRenderedPageBreak/>
        <w:t>El software basado en el formato RDC-54, permitirá controlar las reglas planteadas por el formato dejando posible que el docente registre, modifique o elimine actividades, productos y horario de actividades en cualquier momento, generar reporte del formato y acceso para el coordinador registre los porcentajes que se deben cumplir en el periodo académico.</w:t>
      </w:r>
    </w:p>
    <w:p w14:paraId="35CCE7AE" w14:textId="77777777" w:rsidR="003F1952" w:rsidRPr="00C661D5" w:rsidRDefault="003F1952">
      <w:pPr>
        <w:rPr>
          <w:sz w:val="24"/>
          <w:szCs w:val="24"/>
        </w:rPr>
      </w:pPr>
    </w:p>
    <w:p w14:paraId="10E0C087" w14:textId="77777777" w:rsidR="003F1952" w:rsidRPr="00C661D5" w:rsidRDefault="003F1952">
      <w:pPr>
        <w:rPr>
          <w:sz w:val="24"/>
          <w:szCs w:val="24"/>
        </w:rPr>
      </w:pPr>
    </w:p>
    <w:p w14:paraId="1946A501" w14:textId="77777777" w:rsidR="003F1952" w:rsidRPr="00C661D5" w:rsidRDefault="003F1952">
      <w:pPr>
        <w:rPr>
          <w:sz w:val="24"/>
          <w:szCs w:val="24"/>
        </w:rPr>
      </w:pPr>
    </w:p>
    <w:p w14:paraId="4634E66A"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6783C2F" w14:textId="77777777" w:rsidR="003F1952" w:rsidRPr="00C661D5" w:rsidRDefault="000C1B85">
      <w:pPr>
        <w:pStyle w:val="Ttulo1"/>
        <w:numPr>
          <w:ilvl w:val="0"/>
          <w:numId w:val="11"/>
        </w:numPr>
        <w:ind w:hanging="432"/>
        <w:rPr>
          <w:b w:val="0"/>
        </w:rPr>
      </w:pPr>
      <w:bookmarkStart w:id="8" w:name="_Toc487057262"/>
      <w:r w:rsidRPr="00C661D5">
        <w:lastRenderedPageBreak/>
        <w:t>DESCRIPCIÓN DEL TRABAJO DE INVESTIGACIÓN</w:t>
      </w:r>
      <w:bookmarkEnd w:id="8"/>
    </w:p>
    <w:p w14:paraId="7DA9C271" w14:textId="77777777" w:rsidR="003F1952" w:rsidRPr="00C661D5" w:rsidRDefault="003F1952">
      <w:pPr>
        <w:rPr>
          <w:sz w:val="24"/>
          <w:szCs w:val="24"/>
        </w:rPr>
      </w:pPr>
    </w:p>
    <w:p w14:paraId="7495747D" w14:textId="77777777" w:rsidR="003F1952" w:rsidRPr="00C661D5" w:rsidRDefault="000C1B85">
      <w:pPr>
        <w:pStyle w:val="Ttulo2"/>
        <w:numPr>
          <w:ilvl w:val="1"/>
          <w:numId w:val="11"/>
        </w:numPr>
        <w:ind w:hanging="576"/>
        <w:rPr>
          <w:b w:val="0"/>
        </w:rPr>
      </w:pPr>
      <w:bookmarkStart w:id="9" w:name="_Toc487057263"/>
      <w:r w:rsidRPr="00C661D5">
        <w:t>PLANTEAMIENTO DEL PROBLEMA</w:t>
      </w:r>
      <w:bookmarkEnd w:id="9"/>
    </w:p>
    <w:p w14:paraId="24A2E0F7" w14:textId="77777777" w:rsidR="003F1952" w:rsidRPr="00C661D5" w:rsidRDefault="003F1952">
      <w:pPr>
        <w:rPr>
          <w:sz w:val="24"/>
          <w:szCs w:val="24"/>
        </w:rPr>
      </w:pPr>
    </w:p>
    <w:p w14:paraId="179D1975" w14:textId="77777777" w:rsidR="00C661D5" w:rsidRPr="00C661D5" w:rsidRDefault="00C661D5" w:rsidP="00C661D5">
      <w:pPr>
        <w:keepNext/>
        <w:tabs>
          <w:tab w:val="left" w:pos="0"/>
        </w:tabs>
        <w:spacing w:before="240" w:after="240" w:line="360" w:lineRule="auto"/>
        <w:rPr>
          <w:sz w:val="24"/>
          <w:szCs w:val="24"/>
        </w:rPr>
      </w:pPr>
      <w:r w:rsidRPr="00C661D5">
        <w:rPr>
          <w:sz w:val="24"/>
          <w:szCs w:val="24"/>
        </w:rPr>
        <w:t>En las Unidades Tecnológicas de Santander la elaboración del plan de trabajo de los docentes implica un gasto prolongado de tiempo por parte del docente, esto sin tener en cuenta que aunque usa una herramienta ofimática como Microsoft Excel. Se consultó a algunos docentes acerca del diligenciamiento del formato RDC-54 y en resumen se deduce que el proceso es confuso y tedioso, sobretodo en docentes que no están familiarizados con estas herramientas, parte de lo que dijeron es que cuando el documento no está bien diligenciado, deben corregir muchas veces, y que suele ser preferible hacerlo desde el principio, esto para el docente se vuelve frustrante y pierde tiempo en esta actividad, además, hay docentes que desconocen que el formato contiene funciones agregadas para mantener un mínimo control y dar un poco de ayuda durante el completado, pero que si accidentalmente se borran o modifican las funciones de las celdas, el formato se daña, desde ese instante el docente debe estar muy pendiente de cada dato que ingresa y al final aumenta la probabilidad de caer en errores.</w:t>
      </w:r>
    </w:p>
    <w:p w14:paraId="00E65A0D" w14:textId="77777777" w:rsidR="00C661D5" w:rsidRPr="00C661D5" w:rsidRDefault="00C661D5" w:rsidP="00C661D5">
      <w:pPr>
        <w:keepNext/>
        <w:spacing w:before="240" w:after="240" w:line="360" w:lineRule="auto"/>
        <w:rPr>
          <w:sz w:val="24"/>
          <w:szCs w:val="24"/>
        </w:rPr>
      </w:pPr>
      <w:r w:rsidRPr="00C661D5">
        <w:rPr>
          <w:sz w:val="24"/>
          <w:szCs w:val="24"/>
        </w:rPr>
        <w:t>¿Es posible que una herramienta tecnológica mejore el proceso de realización del plan de trabajo del docente de las Unidades Tecnológicas de Santander?</w:t>
      </w:r>
    </w:p>
    <w:p w14:paraId="20194F36" w14:textId="77777777" w:rsidR="003F1952" w:rsidRPr="00C661D5" w:rsidRDefault="003F1952" w:rsidP="00C661D5">
      <w:pPr>
        <w:spacing w:line="360" w:lineRule="auto"/>
        <w:rPr>
          <w:color w:val="A6A6A6"/>
          <w:sz w:val="24"/>
          <w:szCs w:val="24"/>
        </w:rPr>
      </w:pPr>
    </w:p>
    <w:p w14:paraId="06007DB9" w14:textId="77777777" w:rsidR="003F1952" w:rsidRPr="00C661D5" w:rsidRDefault="003F1952">
      <w:pPr>
        <w:rPr>
          <w:color w:val="FF0000"/>
          <w:sz w:val="24"/>
          <w:szCs w:val="24"/>
        </w:rPr>
      </w:pPr>
    </w:p>
    <w:p w14:paraId="5BE3DC8A" w14:textId="77777777" w:rsidR="003F1952" w:rsidRPr="00C661D5" w:rsidRDefault="003F1952">
      <w:pPr>
        <w:rPr>
          <w:color w:val="FF0000"/>
          <w:sz w:val="24"/>
          <w:szCs w:val="24"/>
        </w:rPr>
      </w:pPr>
    </w:p>
    <w:p w14:paraId="4F90706A" w14:textId="77777777" w:rsidR="003F1952" w:rsidRPr="00C661D5" w:rsidRDefault="003F1952">
      <w:pPr>
        <w:rPr>
          <w:sz w:val="24"/>
          <w:szCs w:val="24"/>
        </w:rPr>
      </w:pPr>
    </w:p>
    <w:p w14:paraId="73355F3B" w14:textId="77777777" w:rsidR="003F1952" w:rsidRPr="00C661D5" w:rsidRDefault="003F1952">
      <w:pPr>
        <w:rPr>
          <w:sz w:val="24"/>
          <w:szCs w:val="24"/>
        </w:rPr>
      </w:pPr>
    </w:p>
    <w:p w14:paraId="61935AA2"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lastRenderedPageBreak/>
        <w:br w:type="page"/>
      </w:r>
    </w:p>
    <w:p w14:paraId="6D08F0F6" w14:textId="77777777" w:rsidR="003F1952" w:rsidRPr="00C661D5" w:rsidRDefault="000C1B85">
      <w:pPr>
        <w:pStyle w:val="Ttulo2"/>
        <w:numPr>
          <w:ilvl w:val="1"/>
          <w:numId w:val="11"/>
        </w:numPr>
        <w:ind w:hanging="576"/>
        <w:rPr>
          <w:b w:val="0"/>
        </w:rPr>
      </w:pPr>
      <w:bookmarkStart w:id="10" w:name="_Toc487057264"/>
      <w:r w:rsidRPr="00C661D5">
        <w:lastRenderedPageBreak/>
        <w:t>JUSTIFICACIÓN</w:t>
      </w:r>
      <w:bookmarkEnd w:id="10"/>
    </w:p>
    <w:p w14:paraId="0B10EDBB" w14:textId="77777777" w:rsidR="003F1952" w:rsidRPr="00C661D5" w:rsidRDefault="000C1B85">
      <w:pPr>
        <w:spacing w:before="60" w:line="360" w:lineRule="auto"/>
        <w:rPr>
          <w:sz w:val="24"/>
          <w:szCs w:val="24"/>
        </w:rPr>
      </w:pPr>
      <w:r w:rsidRPr="00C661D5">
        <w:rPr>
          <w:sz w:val="24"/>
          <w:szCs w:val="24"/>
        </w:rPr>
        <w:t xml:space="preserve">Actualmente en las Unidades Tecnológicas de Santander se están implementando las tecnologías de la información para mejorar los procesos internos, con base a esta iniciativa y teniendo en cuenta que existen muchas fallas en la ejecución de procedimientos de todo ámbito. </w:t>
      </w:r>
    </w:p>
    <w:p w14:paraId="237CC2D4" w14:textId="77777777" w:rsidR="003F1952" w:rsidRPr="00C661D5" w:rsidRDefault="000C1B85">
      <w:pPr>
        <w:spacing w:before="60" w:line="360" w:lineRule="auto"/>
        <w:rPr>
          <w:sz w:val="24"/>
          <w:szCs w:val="24"/>
        </w:rPr>
      </w:pPr>
      <w:r w:rsidRPr="00C661D5">
        <w:rPr>
          <w:sz w:val="24"/>
          <w:szCs w:val="24"/>
        </w:rPr>
        <w:t>Específicamente uno de ellos es la elaboración del plan de trabajo por parte de los docentes, el cual siendo un medio importante para establecer la dirección de sus labores, se ha convertido en una actividad complicada, estresante y que implica el consumo de extensos periodos de tiempo.</w:t>
      </w:r>
    </w:p>
    <w:p w14:paraId="044AF2B8" w14:textId="77777777" w:rsidR="003F1952" w:rsidRPr="00C661D5" w:rsidRDefault="003F1952">
      <w:pPr>
        <w:spacing w:before="60" w:line="360" w:lineRule="auto"/>
        <w:rPr>
          <w:sz w:val="24"/>
          <w:szCs w:val="24"/>
        </w:rPr>
      </w:pPr>
    </w:p>
    <w:p w14:paraId="4A4E3D0F" w14:textId="77777777" w:rsidR="003F1952" w:rsidRPr="00C661D5" w:rsidRDefault="000C1B85">
      <w:pPr>
        <w:spacing w:before="60" w:line="360" w:lineRule="auto"/>
        <w:rPr>
          <w:sz w:val="24"/>
          <w:szCs w:val="24"/>
        </w:rPr>
      </w:pPr>
      <w:r w:rsidRPr="00C661D5">
        <w:rPr>
          <w:sz w:val="24"/>
          <w:szCs w:val="24"/>
        </w:rPr>
        <w:t>A continuación planteamos los principales conflictos que encontramos al realizar una entrevista a algunos docentes, en base a sus respuestas determinamos las siguientes falencias en el actual método de plan de trabajo:</w:t>
      </w:r>
    </w:p>
    <w:p w14:paraId="3689357A"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documento es un archivo de Microsoft Excel, el cual contiene una serie de funciones que son fácilmente modificables y que de ser así pueden provocar errores.</w:t>
      </w:r>
    </w:p>
    <w:p w14:paraId="48D558AB"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archivo es susceptible a problemas de integridad, disponibilidad y usabilidad.</w:t>
      </w:r>
    </w:p>
    <w:p w14:paraId="3BB77FAC"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La modificación del formato R-DC 54 es complicada.</w:t>
      </w:r>
    </w:p>
    <w:p w14:paraId="09A9C460" w14:textId="77777777" w:rsidR="003F1952" w:rsidRPr="00C661D5" w:rsidRDefault="000C1B85">
      <w:pPr>
        <w:numPr>
          <w:ilvl w:val="0"/>
          <w:numId w:val="4"/>
        </w:numPr>
        <w:spacing w:before="60" w:line="360" w:lineRule="auto"/>
        <w:ind w:hanging="360"/>
        <w:contextualSpacing/>
        <w:rPr>
          <w:sz w:val="24"/>
          <w:szCs w:val="24"/>
        </w:rPr>
      </w:pPr>
      <w:r w:rsidRPr="00C661D5">
        <w:rPr>
          <w:sz w:val="24"/>
          <w:szCs w:val="24"/>
        </w:rPr>
        <w:t>El formato tiene una estructura poco intuitiva.</w:t>
      </w:r>
    </w:p>
    <w:p w14:paraId="50DF5703" w14:textId="77777777" w:rsidR="003F1952" w:rsidRPr="00C661D5" w:rsidRDefault="000C1B85">
      <w:pPr>
        <w:spacing w:before="60" w:line="360" w:lineRule="auto"/>
        <w:rPr>
          <w:sz w:val="24"/>
          <w:szCs w:val="24"/>
        </w:rPr>
      </w:pPr>
      <w:r w:rsidRPr="00C661D5">
        <w:rPr>
          <w:sz w:val="24"/>
          <w:szCs w:val="24"/>
        </w:rPr>
        <w:t>Considerando la razones descritas anteriormente, se pretende con el desarrollo de este proyecto entregar un producto que mantenga el ideal de mejorar los procesos por medio de herramientas tecnológicas, a través de una aplicación web que permite registrar y llevar el seguimiento de los productos o actividades que cada docente planteó como objetivos laborales en el periodo académico.</w:t>
      </w:r>
    </w:p>
    <w:p w14:paraId="2319FA83" w14:textId="77777777" w:rsidR="003F1952" w:rsidRPr="00C661D5" w:rsidRDefault="003F1952">
      <w:pPr>
        <w:widowControl/>
        <w:spacing w:line="360" w:lineRule="auto"/>
        <w:rPr>
          <w:sz w:val="24"/>
          <w:szCs w:val="24"/>
        </w:rPr>
      </w:pPr>
    </w:p>
    <w:p w14:paraId="36AC4710" w14:textId="77777777" w:rsidR="003F1952" w:rsidRPr="00C661D5" w:rsidRDefault="000C1B85">
      <w:pPr>
        <w:pStyle w:val="Ttulo2"/>
        <w:numPr>
          <w:ilvl w:val="1"/>
          <w:numId w:val="11"/>
        </w:numPr>
        <w:ind w:hanging="576"/>
        <w:rPr>
          <w:b w:val="0"/>
        </w:rPr>
      </w:pPr>
      <w:bookmarkStart w:id="11" w:name="_Toc487057265"/>
      <w:r w:rsidRPr="00C661D5">
        <w:t>OBJETIVOS</w:t>
      </w:r>
      <w:bookmarkEnd w:id="11"/>
    </w:p>
    <w:p w14:paraId="0A2EF1A1" w14:textId="77777777" w:rsidR="003F1952" w:rsidRPr="00C661D5" w:rsidRDefault="003F1952">
      <w:pPr>
        <w:rPr>
          <w:sz w:val="24"/>
          <w:szCs w:val="24"/>
        </w:rPr>
      </w:pPr>
    </w:p>
    <w:p w14:paraId="45F86589" w14:textId="77777777" w:rsidR="003F1952" w:rsidRPr="00C661D5" w:rsidRDefault="000C1B85">
      <w:pPr>
        <w:pStyle w:val="Ttulo3"/>
        <w:numPr>
          <w:ilvl w:val="2"/>
          <w:numId w:val="11"/>
        </w:numPr>
        <w:ind w:hanging="720"/>
        <w:rPr>
          <w:b w:val="0"/>
        </w:rPr>
      </w:pPr>
      <w:bookmarkStart w:id="12" w:name="_Toc487057266"/>
      <w:r w:rsidRPr="00C661D5">
        <w:t>OBJETIVO GENERAL</w:t>
      </w:r>
      <w:bookmarkEnd w:id="12"/>
    </w:p>
    <w:p w14:paraId="655C0D83" w14:textId="77777777" w:rsidR="003F1952" w:rsidRPr="00C661D5" w:rsidRDefault="003F1952">
      <w:pPr>
        <w:ind w:left="1440"/>
        <w:rPr>
          <w:sz w:val="24"/>
          <w:szCs w:val="24"/>
        </w:rPr>
      </w:pPr>
    </w:p>
    <w:p w14:paraId="177F4524" w14:textId="77777777" w:rsidR="003F1952" w:rsidRPr="00C661D5" w:rsidRDefault="000C1B85">
      <w:pPr>
        <w:widowControl/>
        <w:spacing w:before="60" w:line="360" w:lineRule="auto"/>
        <w:rPr>
          <w:sz w:val="24"/>
          <w:szCs w:val="24"/>
        </w:rPr>
      </w:pPr>
      <w:r w:rsidRPr="00C661D5">
        <w:rPr>
          <w:sz w:val="24"/>
          <w:szCs w:val="24"/>
        </w:rPr>
        <w:t xml:space="preserve">Desarrollar una aplicación informática que permita el registro de las actividades y productos que realizan los docentes en su actividad académica de acuerdo al formato R-DC- 54 del sistema de gestión de calidad de las Unidades Tecnológicas de Santander, buscando brindar una herramienta de apoyo al plan de trabajo de los docentes, por medio de herramientas open </w:t>
      </w:r>
      <w:proofErr w:type="spellStart"/>
      <w:r w:rsidRPr="00C661D5">
        <w:rPr>
          <w:sz w:val="24"/>
          <w:szCs w:val="24"/>
        </w:rPr>
        <w:t>source</w:t>
      </w:r>
      <w:proofErr w:type="spellEnd"/>
      <w:r w:rsidRPr="00C661D5">
        <w:rPr>
          <w:sz w:val="24"/>
          <w:szCs w:val="24"/>
        </w:rPr>
        <w:t>.</w:t>
      </w:r>
    </w:p>
    <w:p w14:paraId="088C34CC" w14:textId="77777777" w:rsidR="003F1952" w:rsidRPr="00C661D5" w:rsidRDefault="003F1952">
      <w:pPr>
        <w:tabs>
          <w:tab w:val="left" w:pos="80"/>
        </w:tabs>
        <w:rPr>
          <w:color w:val="A6A6A6"/>
          <w:sz w:val="24"/>
          <w:szCs w:val="24"/>
        </w:rPr>
      </w:pPr>
    </w:p>
    <w:p w14:paraId="05D22ADD" w14:textId="77777777" w:rsidR="003F1952" w:rsidRPr="00C661D5" w:rsidRDefault="003F1952">
      <w:pPr>
        <w:rPr>
          <w:sz w:val="24"/>
          <w:szCs w:val="24"/>
        </w:rPr>
      </w:pPr>
    </w:p>
    <w:p w14:paraId="6AC30EF7" w14:textId="77777777" w:rsidR="003F1952" w:rsidRPr="00C661D5" w:rsidRDefault="000C1B85">
      <w:pPr>
        <w:pStyle w:val="Ttulo3"/>
        <w:numPr>
          <w:ilvl w:val="2"/>
          <w:numId w:val="11"/>
        </w:numPr>
        <w:ind w:hanging="720"/>
        <w:rPr>
          <w:b w:val="0"/>
        </w:rPr>
      </w:pPr>
      <w:bookmarkStart w:id="13" w:name="_Toc487057267"/>
      <w:r w:rsidRPr="00C661D5">
        <w:t>OBJETIVOS ESPECÍFICOS</w:t>
      </w:r>
      <w:bookmarkEnd w:id="13"/>
    </w:p>
    <w:p w14:paraId="5821F9CA" w14:textId="77777777" w:rsidR="003F1952" w:rsidRPr="00C661D5" w:rsidRDefault="003F1952">
      <w:pPr>
        <w:ind w:left="1440"/>
        <w:rPr>
          <w:sz w:val="24"/>
          <w:szCs w:val="24"/>
        </w:rPr>
      </w:pPr>
    </w:p>
    <w:p w14:paraId="2A788EFA" w14:textId="77777777" w:rsidR="003F1952" w:rsidRPr="00C661D5" w:rsidRDefault="000C1B85">
      <w:pPr>
        <w:widowControl/>
        <w:spacing w:line="360" w:lineRule="auto"/>
        <w:rPr>
          <w:sz w:val="24"/>
          <w:szCs w:val="24"/>
        </w:rPr>
      </w:pPr>
      <w:r w:rsidRPr="00C661D5">
        <w:rPr>
          <w:b/>
          <w:sz w:val="24"/>
          <w:szCs w:val="24"/>
        </w:rPr>
        <w:t>1.3.2.1</w:t>
      </w:r>
      <w:r w:rsidRPr="00C661D5">
        <w:rPr>
          <w:sz w:val="24"/>
          <w:szCs w:val="24"/>
        </w:rPr>
        <w:t xml:space="preserve"> Diseñar una arquitectura software que permita gestionar el proceso de planeación de las actividades de los docentes de tiempo completo, basados en el formato R-DC-54 de las UTS.</w:t>
      </w:r>
    </w:p>
    <w:p w14:paraId="6E11E96E" w14:textId="77777777" w:rsidR="003F1952" w:rsidRPr="00C661D5" w:rsidRDefault="000C1B85">
      <w:pPr>
        <w:widowControl/>
        <w:spacing w:line="360" w:lineRule="auto"/>
        <w:rPr>
          <w:sz w:val="24"/>
          <w:szCs w:val="24"/>
        </w:rPr>
      </w:pPr>
      <w:r w:rsidRPr="00C661D5">
        <w:rPr>
          <w:sz w:val="24"/>
          <w:szCs w:val="24"/>
        </w:rPr>
        <w:br/>
      </w:r>
      <w:r w:rsidRPr="00C661D5">
        <w:rPr>
          <w:b/>
          <w:sz w:val="24"/>
          <w:szCs w:val="24"/>
        </w:rPr>
        <w:t>1.3.2.2</w:t>
      </w:r>
      <w:r w:rsidRPr="00C661D5">
        <w:rPr>
          <w:sz w:val="24"/>
          <w:szCs w:val="24"/>
        </w:rPr>
        <w:t xml:space="preserve"> Desarrollar, codificar e implementar el código fuente correspondiente a los modelos para el correcto funcionamiento de la aplicación basado en los modelos y estructuras planteadas anteriormente.</w:t>
      </w:r>
    </w:p>
    <w:p w14:paraId="40350E48" w14:textId="77777777" w:rsidR="003F1952" w:rsidRPr="00C661D5" w:rsidRDefault="000C1B85">
      <w:pPr>
        <w:widowControl/>
        <w:spacing w:line="360" w:lineRule="auto"/>
        <w:rPr>
          <w:sz w:val="24"/>
          <w:szCs w:val="24"/>
        </w:rPr>
      </w:pPr>
      <w:r w:rsidRPr="00C661D5">
        <w:rPr>
          <w:b/>
          <w:sz w:val="24"/>
          <w:szCs w:val="24"/>
        </w:rPr>
        <w:br/>
        <w:t>1.3.2.3</w:t>
      </w:r>
      <w:r w:rsidRPr="00C661D5">
        <w:rPr>
          <w:sz w:val="24"/>
          <w:szCs w:val="24"/>
        </w:rPr>
        <w:t xml:space="preserve"> Diseñar y realizar pruebas funcionales, de usabilidad y de carga al sistema de información desarrollado, verificando de esta manera el correcto funcionamiento.</w:t>
      </w:r>
    </w:p>
    <w:p w14:paraId="4E71BA98" w14:textId="77777777" w:rsidR="003F1952" w:rsidRPr="00C661D5" w:rsidRDefault="003F1952">
      <w:pPr>
        <w:rPr>
          <w:color w:val="A6A6A6"/>
          <w:sz w:val="24"/>
          <w:szCs w:val="24"/>
        </w:rPr>
      </w:pPr>
    </w:p>
    <w:p w14:paraId="7C103C45" w14:textId="77777777" w:rsidR="003F1952" w:rsidRPr="00C661D5" w:rsidRDefault="003F1952">
      <w:pPr>
        <w:rPr>
          <w:sz w:val="24"/>
          <w:szCs w:val="24"/>
        </w:rPr>
      </w:pPr>
    </w:p>
    <w:p w14:paraId="15E52838" w14:textId="77777777" w:rsidR="003F1952" w:rsidRDefault="000C1B85" w:rsidP="00C661D5">
      <w:pPr>
        <w:pStyle w:val="Ttulo2"/>
        <w:numPr>
          <w:ilvl w:val="1"/>
          <w:numId w:val="11"/>
        </w:numPr>
        <w:ind w:hanging="576"/>
        <w:jc w:val="center"/>
      </w:pPr>
      <w:bookmarkStart w:id="14" w:name="_Toc487057268"/>
      <w:r w:rsidRPr="00C661D5">
        <w:lastRenderedPageBreak/>
        <w:t>ESTADO DEL ARTE / ANTECEDENTES</w:t>
      </w:r>
      <w:bookmarkEnd w:id="14"/>
    </w:p>
    <w:p w14:paraId="13449748" w14:textId="77777777" w:rsidR="00C661D5" w:rsidRPr="00C661D5" w:rsidRDefault="00C661D5" w:rsidP="00C661D5"/>
    <w:p w14:paraId="496C5BB4" w14:textId="77777777" w:rsidR="00C661D5" w:rsidRPr="00C661D5" w:rsidRDefault="00C661D5" w:rsidP="00C661D5">
      <w:pPr>
        <w:tabs>
          <w:tab w:val="left" w:pos="80"/>
        </w:tabs>
        <w:spacing w:before="60" w:line="360" w:lineRule="auto"/>
        <w:rPr>
          <w:sz w:val="24"/>
          <w:szCs w:val="24"/>
        </w:rPr>
      </w:pPr>
      <w:r w:rsidRPr="00C661D5">
        <w:rPr>
          <w:sz w:val="24"/>
          <w:szCs w:val="24"/>
        </w:rPr>
        <w:t>Desde los inicios, la aparición de la computadora evidenció un gran apoyo para diferentes aspectos de la vida cotidiana, reveló un salto hacia una nueva generación, dio paso al nacimiento de internet, la cual conecto a todo el mundo, se convirtió en un gran medio de comunicación y ahora es lo que se conoce como las Tecnologías de la Información.</w:t>
      </w:r>
    </w:p>
    <w:p w14:paraId="5D06EB38"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"URL" : "http://www.itespresso.es/muy-breve-historia-del-software-45687.html", "abstract" : "El software, que comenz\u00f3 siendo un asunto de cient\u00edficos y proyectos gubernamentales hechos pr\u00e1cticamente a medida pas\u00f3 a ser, a partir de los a\u00f1os 60 y 70, parte del entorno empresarial y utilizado de forma habitual en grandes empresas. Son b\u00e1sicamente mainframes estandarizados, con IBM a la cabeza. Sistemas costosos y complejos que permit\u00edan automatizar tareas administrativas mejorando la eficiencia de las organizaciones, pero que a\u00fan estaban lejos del gran p\u00fablico.", "accessed" : { "date-parts" : [ [ "2017", "7", "2" ] ] }, "author" : [ { "dropping-particle" : "", "family" : "Gimenez de Litebi Aznar", "given" : "Javier", "non-dropping-particle" : "", "parse-names" : false, "suffix" : "" } ], "id" : "ITEM-1", "issued" : { "date-parts" : [ [ "2010" ] ] }, "title" : "Muy breve historia del software", "type" : "webpage" }, "uris" : [ "http://www.mendeley.com/documents/?uuid=84162df3-362b-39af-8d0a-b306af1a54d2" ] } ], "mendeley" : { "formattedCitation" : "(Gimenez de Litebi Aznar, 2010)", "plainTextFormattedCitation" : "(Gimenez de Litebi Aznar, 2010)", "previouslyFormattedCitation" : "(Gimenez de Litebi Aznar, 2010)" }, "properties" : { "noteIndex" : 0 }, "schema" : "https://github.com/citation-style-language/schema/raw/master/csl-citation.json" }</w:instrText>
      </w:r>
      <w:r w:rsidRPr="00C661D5">
        <w:rPr>
          <w:sz w:val="24"/>
          <w:szCs w:val="24"/>
        </w:rPr>
        <w:fldChar w:fldCharType="separate"/>
      </w:r>
      <w:r w:rsidRPr="00C661D5">
        <w:rPr>
          <w:noProof/>
          <w:sz w:val="24"/>
          <w:szCs w:val="24"/>
        </w:rPr>
        <w:t>(Gimenez de Litebi Aznar, 2010)</w:t>
      </w:r>
      <w:r w:rsidRPr="00C661D5">
        <w:rPr>
          <w:sz w:val="24"/>
          <w:szCs w:val="24"/>
        </w:rPr>
        <w:fldChar w:fldCharType="end"/>
      </w:r>
      <w:r w:rsidRPr="00C661D5">
        <w:rPr>
          <w:sz w:val="24"/>
          <w:szCs w:val="24"/>
        </w:rPr>
        <w:t xml:space="preserve">, director de desarrollo de negocio de </w:t>
      </w:r>
      <w:proofErr w:type="spellStart"/>
      <w:r w:rsidRPr="00C661D5">
        <w:rPr>
          <w:sz w:val="24"/>
          <w:szCs w:val="24"/>
        </w:rPr>
        <w:t>Litebi</w:t>
      </w:r>
      <w:proofErr w:type="spellEnd"/>
      <w:r w:rsidRPr="00C661D5">
        <w:rPr>
          <w:sz w:val="24"/>
          <w:szCs w:val="24"/>
        </w:rPr>
        <w:t>, redacta en su artículo “Muy breve historia del software” y explica:</w:t>
      </w:r>
      <w:r w:rsidRPr="00C661D5">
        <w:rPr>
          <w:color w:val="444444"/>
          <w:sz w:val="24"/>
          <w:szCs w:val="24"/>
        </w:rPr>
        <w:t xml:space="preserve"> “</w:t>
      </w:r>
      <w:r w:rsidRPr="00C661D5">
        <w:rPr>
          <w:i/>
          <w:sz w:val="24"/>
          <w:szCs w:val="24"/>
        </w:rPr>
        <w:t xml:space="preserve">El </w:t>
      </w:r>
      <w:r w:rsidRPr="00C661D5">
        <w:rPr>
          <w:b/>
          <w:i/>
          <w:sz w:val="24"/>
          <w:szCs w:val="24"/>
        </w:rPr>
        <w:t>software, que comenzó siendo un asunto de científicos y proyectos gubernamentales</w:t>
      </w:r>
      <w:r w:rsidRPr="00C661D5">
        <w:rPr>
          <w:i/>
          <w:sz w:val="24"/>
          <w:szCs w:val="24"/>
        </w:rPr>
        <w:t xml:space="preserve"> hechos prácticamente a medida pasó a ser, a partir de los años 60 y 70, parte del entorno empresarial y utilizado de forma habitual en grandes empresas.</w:t>
      </w:r>
      <w:r w:rsidRPr="00C661D5">
        <w:rPr>
          <w:sz w:val="24"/>
          <w:szCs w:val="24"/>
        </w:rPr>
        <w:t xml:space="preserve">” </w:t>
      </w:r>
    </w:p>
    <w:p w14:paraId="6D7AB395" w14:textId="77777777" w:rsidR="00C661D5" w:rsidRPr="00C661D5" w:rsidRDefault="00C661D5" w:rsidP="00C661D5">
      <w:pPr>
        <w:tabs>
          <w:tab w:val="left" w:pos="80"/>
        </w:tabs>
        <w:spacing w:before="60" w:line="360" w:lineRule="auto"/>
        <w:rPr>
          <w:sz w:val="24"/>
          <w:szCs w:val="24"/>
        </w:rPr>
      </w:pPr>
    </w:p>
    <w:p w14:paraId="17485F15"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Al hacer un repaso de cómo han cambiado las cosas, se notaría como la introducción del software ha modificado algunas actividades, según </w:t>
      </w:r>
      <w:r w:rsidRPr="00C661D5">
        <w:rPr>
          <w:sz w:val="24"/>
          <w:szCs w:val="24"/>
        </w:rPr>
        <w:fldChar w:fldCharType="begin" w:fldLock="1"/>
      </w:r>
      <w:r w:rsidRPr="00C661D5">
        <w:rPr>
          <w:sz w:val="24"/>
          <w:szCs w:val="24"/>
        </w:rPr>
        <w:instrText>ADDIN CSL_CITATION { "citationItems" : [ { "id" : "ITEM-1", "itemData" : { "URL" : "https://www.fayerwayer.com/2016/01/empieza-bien-el-2016-sumergete-en-la-revolucion-del-software/", "accessed" : { "date-parts" : [ [ "2017", "7", "2" ] ] }, "author" : [ { "dropping-particle" : "", "family" : "Morato", "given" : "Manuel", "non-dropping-particle" : "", "parse-names" : false, "suffix" : "" } ], "id" : "ITEM-1", "issued" : { "date-parts" : [ [ "2016" ] ] }, "title" : "Empieza bien el 2016: sum\u00e9rgete en la revoluci\u00f3n del software", "type" : "webpage" }, "uris" : [ "http://www.mendeley.com/documents/?uuid=fba215e3-2210-3a20-8aca-734b1cabac98" ] } ], "mendeley" : { "formattedCitation" : "(Morato, 2016)", "plainTextFormattedCitation" : "(Morato, 2016)", "previouslyFormattedCitation" : "(Morato, 2016)" }, "properties" : { "noteIndex" : 0 }, "schema" : "https://github.com/citation-style-language/schema/raw/master/csl-citation.json" }</w:instrText>
      </w:r>
      <w:r w:rsidRPr="00C661D5">
        <w:rPr>
          <w:sz w:val="24"/>
          <w:szCs w:val="24"/>
        </w:rPr>
        <w:fldChar w:fldCharType="separate"/>
      </w:r>
      <w:r w:rsidRPr="00C661D5">
        <w:rPr>
          <w:noProof/>
          <w:sz w:val="24"/>
          <w:szCs w:val="24"/>
        </w:rPr>
        <w:t>(Morato, 2016)</w:t>
      </w:r>
      <w:r w:rsidRPr="00C661D5">
        <w:rPr>
          <w:sz w:val="24"/>
          <w:szCs w:val="24"/>
        </w:rPr>
        <w:fldChar w:fldCharType="end"/>
      </w:r>
      <w:r w:rsidRPr="00C661D5">
        <w:rPr>
          <w:sz w:val="24"/>
          <w:szCs w:val="24"/>
        </w:rPr>
        <w:t xml:space="preserve">: </w:t>
      </w:r>
    </w:p>
    <w:p w14:paraId="4E745729" w14:textId="77777777" w:rsidR="00C661D5" w:rsidRPr="00C661D5" w:rsidRDefault="00C661D5" w:rsidP="00C661D5">
      <w:pPr>
        <w:tabs>
          <w:tab w:val="left" w:pos="80"/>
        </w:tabs>
        <w:spacing w:before="60" w:line="360" w:lineRule="auto"/>
        <w:ind w:left="564" w:right="620"/>
        <w:rPr>
          <w:sz w:val="24"/>
          <w:szCs w:val="24"/>
        </w:rPr>
      </w:pPr>
      <w:r w:rsidRPr="00C661D5">
        <w:rPr>
          <w:i/>
          <w:sz w:val="24"/>
          <w:szCs w:val="24"/>
        </w:rPr>
        <w:t xml:space="preserve">“Antes para ver películas y series, teníamos que ir a rentar un DVD a un lugar físico; ahora las vemos en </w:t>
      </w:r>
      <w:proofErr w:type="spellStart"/>
      <w:r w:rsidRPr="00C661D5">
        <w:rPr>
          <w:i/>
          <w:sz w:val="24"/>
          <w:szCs w:val="24"/>
        </w:rPr>
        <w:t>Netflix</w:t>
      </w:r>
      <w:proofErr w:type="spellEnd"/>
      <w:r w:rsidRPr="00C661D5">
        <w:rPr>
          <w:i/>
          <w:sz w:val="24"/>
          <w:szCs w:val="24"/>
        </w:rPr>
        <w:t xml:space="preserve">, una empresa de software. Antes para pedir un taxi, teníamos que salir a la calle a pedirlo (si es que pasaba); ahora un auto con la mejor atención al cliente nos recoge en la puerta de nuestra casa con </w:t>
      </w:r>
      <w:proofErr w:type="spellStart"/>
      <w:r w:rsidRPr="00C661D5">
        <w:rPr>
          <w:i/>
          <w:sz w:val="24"/>
          <w:szCs w:val="24"/>
        </w:rPr>
        <w:t>Uber</w:t>
      </w:r>
      <w:proofErr w:type="spellEnd"/>
      <w:r w:rsidRPr="00C661D5">
        <w:rPr>
          <w:i/>
          <w:sz w:val="24"/>
          <w:szCs w:val="24"/>
        </w:rPr>
        <w:t>, una empresa de software. Antes leer un libro significaba conseguirlo físicamente en alguna librería o biblioteca; ahora puedes pagar por un e-</w:t>
      </w:r>
      <w:proofErr w:type="spellStart"/>
      <w:r w:rsidRPr="00C661D5">
        <w:rPr>
          <w:i/>
          <w:sz w:val="24"/>
          <w:szCs w:val="24"/>
        </w:rPr>
        <w:t>book</w:t>
      </w:r>
      <w:proofErr w:type="spellEnd"/>
      <w:r w:rsidRPr="00C661D5">
        <w:rPr>
          <w:i/>
          <w:sz w:val="24"/>
          <w:szCs w:val="24"/>
        </w:rPr>
        <w:t>, el cual es software, y lo descargas para leerlo en tu Kindle. Antes comprar cosas significaba ir a una tienda física; ahora puedes comprar lo que quieras en Linio o Amazon, empresas de software, desde la comodidad de tu hogar.”</w:t>
      </w:r>
    </w:p>
    <w:p w14:paraId="60409204"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 xml:space="preserve">En 2013, Estados Unidos, por la necesidad de encontrar información necesaria para la lucha antiterrorista recurrió a </w:t>
      </w:r>
      <w:proofErr w:type="spellStart"/>
      <w:r w:rsidRPr="00C661D5">
        <w:rPr>
          <w:sz w:val="24"/>
          <w:szCs w:val="24"/>
        </w:rPr>
        <w:t>Silicon</w:t>
      </w:r>
      <w:proofErr w:type="spellEnd"/>
      <w:r w:rsidRPr="00C661D5">
        <w:rPr>
          <w:sz w:val="24"/>
          <w:szCs w:val="24"/>
        </w:rPr>
        <w:t xml:space="preserve"> Valley, el cual respondió con una revolución en la tecnología, según </w:t>
      </w:r>
      <w:r w:rsidRPr="00C661D5">
        <w:rPr>
          <w:sz w:val="24"/>
          <w:szCs w:val="24"/>
        </w:rPr>
        <w:fldChar w:fldCharType="begin" w:fldLock="1"/>
      </w:r>
      <w:r w:rsidRPr="00C661D5">
        <w:rPr>
          <w:sz w:val="24"/>
          <w:szCs w:val="24"/>
        </w:rPr>
        <w:instrText>ADDIN CSL_CITATION { "citationItems" : [ { "id" : "ITEM-1", "itemData" : { "URL" : "http://internacional.elpais.com/internacional/2013/06/10/actualidad/1370853710_349931.html", "abstract" : "Seg\u00fan la empresa inform\u00e1tica Cisco, las redes IP, la columna vertebral de Internet, transportan algo m\u00e1s de 1,4 exabytes de informaci\u00f3n cada d\u00eda, una cifra equivalente a casi 300 millones de discos DVD. Hasta ahora, ese colosal volumen de datos parec\u00eda inabarcable para cualquier persona o entidad que quisiera controlarlo. Pero las revelaciones acerca del sistema ideado por Estados Unidos para pescar informaci\u00f3n en Internet sugieren que la Agencia de Seguridad Nacional (NSA) puede efectivamente vigilar una parte sustanciosa de ese torrente, mucho m\u00e1s de lo que se cre\u00eda.", "accessed" : { "date-parts" : [ [ "2017", "7", "2" ] ] }, "author" : [ { "dropping-particle" : "", "family" : "Risen", "given" : "James", "non-dropping-particle" : "", "parse-names" : false, "suffix" : "" } ], "id" : "ITEM-1", "issued" : { "date-parts" : [ [ "2013" ] ] }, "title" : "Un \u2018software\u2019 revolucionario que revela los secretos de las grandes bases de datos | Internacional | EL PA\u00cdS", "type" : "webpage" }, "uris" : [ "http://www.mendeley.com/documents/?uuid=ae0db717-2f46-3eeb-bc33-d07e69b402bb" ] } ], "mendeley" : { "formattedCitation" : "(Risen, 2013)", "plainTextFormattedCitation" : "(Risen, 2013)", "previouslyFormattedCitation" : "(Risen, 2013)" }, "properties" : { "noteIndex" : 0 }, "schema" : "https://github.com/citation-style-language/schema/raw/master/csl-citation.json" }</w:instrText>
      </w:r>
      <w:r w:rsidRPr="00C661D5">
        <w:rPr>
          <w:sz w:val="24"/>
          <w:szCs w:val="24"/>
        </w:rPr>
        <w:fldChar w:fldCharType="separate"/>
      </w:r>
      <w:r w:rsidRPr="00C661D5">
        <w:rPr>
          <w:noProof/>
          <w:sz w:val="24"/>
          <w:szCs w:val="24"/>
        </w:rPr>
        <w:t>(Risen, 2013)</w:t>
      </w:r>
      <w:r w:rsidRPr="00C661D5">
        <w:rPr>
          <w:sz w:val="24"/>
          <w:szCs w:val="24"/>
        </w:rPr>
        <w:fldChar w:fldCharType="end"/>
      </w:r>
      <w:r w:rsidRPr="00C661D5">
        <w:rPr>
          <w:sz w:val="24"/>
          <w:szCs w:val="24"/>
        </w:rPr>
        <w:t>: “</w:t>
      </w:r>
      <w:r w:rsidRPr="00C661D5">
        <w:rPr>
          <w:i/>
          <w:sz w:val="24"/>
          <w:szCs w:val="24"/>
        </w:rPr>
        <w:t>Con ello, por primera vez, los espías de Estados Unidos tienen la capacidad de rastrear las actividades y movimientos de una persona en casi cualquier lugar del mundo sin necesidad de vigilarla directamente o de escuchar sus conversaciones.</w:t>
      </w:r>
      <w:r w:rsidRPr="00C661D5">
        <w:rPr>
          <w:sz w:val="24"/>
          <w:szCs w:val="24"/>
        </w:rPr>
        <w:t>”.</w:t>
      </w:r>
    </w:p>
    <w:p w14:paraId="282E804B"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w:t>
      </w:r>
      <w:r w:rsidRPr="00C661D5">
        <w:rPr>
          <w:sz w:val="24"/>
          <w:szCs w:val="24"/>
        </w:rPr>
        <w:fldChar w:fldCharType="begin" w:fldLock="1"/>
      </w:r>
      <w:r w:rsidRPr="00C661D5">
        <w:rPr>
          <w:sz w:val="24"/>
          <w:szCs w:val="24"/>
        </w:rPr>
        <w:instrText>ADDIN CSL_CITATION { "citationItems" : [ { "id" : "ITEM-1", "itemData" : { "author" : [ { "dropping-particle" : "", "family" : "Maj\u00f3", "given" : "", "non-dropping-particle" : "", "parse-names" : false, "suffix" : "" }, { "dropping-particle" : "", "family" : "Joan", "given" : "Marqu\u00e8s", "non-dropping-particle" : "", "parse-names" : false, "suffix" : "" }, { "dropping-particle" : "", "family" : "Pere", "given" : "", "non-dropping-particle" : "", "parse-names" : false, "suffix" : "" } ], "id" : "ITEM-1", "issued" : { "date-parts" : [ [ "2001" ] ] }, "title" : "La revoluci\u00f3n educativa en la era de Internet", "type" : "article-journal" }, "uris" : [ "http://www.mendeley.com/documents/?uuid=dc7e4638-64f9-301a-8228-14b6baf3d9fe" ] } ], "mendeley" : { "formattedCitation" : "(Maj\u00f3, Joan, &amp; Pere, 2001)", "plainTextFormattedCitation" : "(Maj\u00f3, Joan, &amp; Pere, 2001)", "previouslyFormattedCitation" : "(Maj\u00f3, Joan, &amp; Pere, 2001)" }, "properties" : { "noteIndex" : 0 }, "schema" : "https://github.com/citation-style-language/schema/raw/master/csl-citation.json" }</w:instrText>
      </w:r>
      <w:r w:rsidRPr="00C661D5">
        <w:rPr>
          <w:sz w:val="24"/>
          <w:szCs w:val="24"/>
        </w:rPr>
        <w:fldChar w:fldCharType="separate"/>
      </w:r>
      <w:r w:rsidRPr="00C661D5">
        <w:rPr>
          <w:noProof/>
          <w:sz w:val="24"/>
          <w:szCs w:val="24"/>
        </w:rPr>
        <w:t>(Majó, Joan, &amp; Pere, 2001)</w:t>
      </w:r>
      <w:r w:rsidRPr="00C661D5">
        <w:rPr>
          <w:sz w:val="24"/>
          <w:szCs w:val="24"/>
        </w:rPr>
        <w:fldChar w:fldCharType="end"/>
      </w:r>
      <w:r w:rsidRPr="00C661D5">
        <w:rPr>
          <w:sz w:val="24"/>
          <w:szCs w:val="24"/>
        </w:rPr>
        <w:t xml:space="preserve"> expresa acerca de las </w:t>
      </w:r>
      <w:proofErr w:type="spellStart"/>
      <w:r w:rsidRPr="00C661D5">
        <w:rPr>
          <w:sz w:val="24"/>
          <w:szCs w:val="24"/>
        </w:rPr>
        <w:t>TICs</w:t>
      </w:r>
      <w:proofErr w:type="spellEnd"/>
      <w:r w:rsidRPr="00C661D5">
        <w:rPr>
          <w:sz w:val="24"/>
          <w:szCs w:val="24"/>
        </w:rPr>
        <w:t>:</w:t>
      </w:r>
    </w:p>
    <w:p w14:paraId="1AFC72BF" w14:textId="77777777" w:rsidR="00C661D5" w:rsidRPr="00C661D5" w:rsidRDefault="00C661D5" w:rsidP="00C661D5">
      <w:pPr>
        <w:tabs>
          <w:tab w:val="left" w:pos="80"/>
        </w:tabs>
        <w:spacing w:before="60" w:line="360" w:lineRule="auto"/>
        <w:ind w:left="714" w:right="620"/>
        <w:rPr>
          <w:sz w:val="24"/>
          <w:szCs w:val="24"/>
        </w:rPr>
      </w:pPr>
      <w:r w:rsidRPr="00C661D5">
        <w:rPr>
          <w:i/>
          <w:sz w:val="24"/>
          <w:szCs w:val="24"/>
        </w:rPr>
        <w:t>“Sus principales aportaciones a las actividades humanas se concretan en una serie de funciones que nos facilitan la realización de nuestros trabajos porque, sean éstos los que sean, siempre requieren una cierta información para realizarlo, un determinado proceso de datos y a menudo también la comunicación con otras personas; y esto es precisamente lo que nos ofrecen las TIC.”</w:t>
      </w:r>
    </w:p>
    <w:p w14:paraId="61CAD763" w14:textId="77777777" w:rsidR="00C661D5" w:rsidRPr="00C661D5" w:rsidRDefault="00C661D5" w:rsidP="00C661D5">
      <w:pPr>
        <w:tabs>
          <w:tab w:val="left" w:pos="80"/>
        </w:tabs>
        <w:spacing w:before="60" w:line="360" w:lineRule="auto"/>
        <w:rPr>
          <w:sz w:val="24"/>
          <w:szCs w:val="24"/>
        </w:rPr>
      </w:pPr>
      <w:r w:rsidRPr="00C661D5">
        <w:rPr>
          <w:sz w:val="24"/>
          <w:szCs w:val="24"/>
        </w:rPr>
        <w:t>En la actualidad las tecnologías de la información avanzan a gran velocidad, al echar un vistazo a lo que acontece en distintas parte del mundo, encontramos como cada región se adapta a estos cambios y se mantiene activa en el proceso. Los avances en las tecnologías se dan en cualquier campo, ya que es un conocimiento aplicable a diferentes actividades y que sabiendo enfocar las herramientas que ofrece, se convierte en una potente base para mejorar procesos.</w:t>
      </w:r>
    </w:p>
    <w:p w14:paraId="3DB5CE2D" w14:textId="77777777" w:rsidR="00C661D5" w:rsidRPr="00C661D5" w:rsidRDefault="00C661D5" w:rsidP="00C661D5">
      <w:pPr>
        <w:tabs>
          <w:tab w:val="left" w:pos="80"/>
        </w:tabs>
        <w:spacing w:before="60" w:line="360" w:lineRule="auto"/>
        <w:rPr>
          <w:color w:val="FF0000"/>
          <w:sz w:val="24"/>
          <w:szCs w:val="24"/>
        </w:rPr>
      </w:pPr>
    </w:p>
    <w:p w14:paraId="02B36CB1"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países intercontinentales, se evidencia como procesos en los que anteriormente se requería mayor esfuerzo y alto riesgo, ahora, han transformado sus sistemas de producción para disminuir gastos y garantizando al empleado el cumplimiento de su labor sin exponerse a mayores riesgos. Según </w:t>
      </w:r>
      <w:r w:rsidRPr="00C661D5">
        <w:rPr>
          <w:sz w:val="24"/>
          <w:szCs w:val="24"/>
        </w:rPr>
        <w:fldChar w:fldCharType="begin" w:fldLock="1"/>
      </w:r>
      <w:r w:rsidRPr="00C661D5">
        <w:rPr>
          <w:sz w:val="24"/>
          <w:szCs w:val="24"/>
        </w:rPr>
        <w:instrText>ADDIN CSL_CITATION { "citationItems" : [ { "id" : "ITEM-1", "itemData" : { "ISSN" : "2225-515X", "abstract" : "Electronic resource type: Journal.", "author" : [ { "dropping-particle" : "", "family" : "Cordeiro", "given" : "Jos\u00e9", "non-dropping-particle" : "", "parse-names" : false, "suffix" : "" } ], "container-title" : "Apuntes de Ciencia &amp; Sociedad", "id" : "ITEM-1", "issue" : "2", "issued" : { "date-parts" : [ [ "2014", "11", "14" ] ] }, "title" : "Apuntes de Ciencia &amp;amp; Sociedad.", "type" : "book", "volume" : "4" }, "uris" : [ "http://www.mendeley.com/documents/?uuid=e5f0f90d-14ef-3980-8565-cf929d20f378" ] } ], "mendeley" : { "formattedCitation" : "(Cordeiro, 2014)", "plainTextFormattedCitation" : "(Cordeiro, 2014)", "previouslyFormattedCitation" : "(Cordeiro, 2014)" }, "properties" : { "noteIndex" : 0 }, "schema" : "https://github.com/citation-style-language/schema/raw/master/csl-citation.json" }</w:instrText>
      </w:r>
      <w:r w:rsidRPr="00C661D5">
        <w:rPr>
          <w:sz w:val="24"/>
          <w:szCs w:val="24"/>
        </w:rPr>
        <w:fldChar w:fldCharType="separate"/>
      </w:r>
      <w:r w:rsidRPr="00C661D5">
        <w:rPr>
          <w:noProof/>
          <w:sz w:val="24"/>
          <w:szCs w:val="24"/>
        </w:rPr>
        <w:t>(Cordeiro, 2014)</w:t>
      </w:r>
      <w:r w:rsidRPr="00C661D5">
        <w:rPr>
          <w:sz w:val="24"/>
          <w:szCs w:val="24"/>
        </w:rPr>
        <w:fldChar w:fldCharType="end"/>
      </w:r>
      <w:r w:rsidRPr="00C661D5">
        <w:rPr>
          <w:sz w:val="24"/>
          <w:szCs w:val="24"/>
        </w:rPr>
        <w:t>, “</w:t>
      </w:r>
      <w:r w:rsidRPr="00C661D5">
        <w:rPr>
          <w:i/>
          <w:sz w:val="24"/>
          <w:szCs w:val="24"/>
        </w:rPr>
        <w:t xml:space="preserve">Japón se ha involucrado muchísimo en ciencia y tecnología y eso es lo importante que un país solo avanza cuando se dedica a la ciencia y tecnología, así </w:t>
      </w:r>
      <w:r w:rsidRPr="00C661D5">
        <w:rPr>
          <w:i/>
          <w:sz w:val="24"/>
          <w:szCs w:val="24"/>
        </w:rPr>
        <w:lastRenderedPageBreak/>
        <w:t>como Japón están muchos otros países como Corea del Sur, Hong Kong, entre otros</w:t>
      </w:r>
      <w:r w:rsidRPr="00C661D5">
        <w:rPr>
          <w:sz w:val="24"/>
          <w:szCs w:val="24"/>
        </w:rPr>
        <w:t>”, esta afirmación da a entender como la inclusión de procesos apoyados en la tecnología se convierten en la vía más notable para el crecimiento económico.</w:t>
      </w:r>
    </w:p>
    <w:p w14:paraId="385D7BB2" w14:textId="77777777" w:rsidR="00C661D5" w:rsidRPr="00C661D5" w:rsidRDefault="00C661D5" w:rsidP="00C661D5">
      <w:pPr>
        <w:tabs>
          <w:tab w:val="left" w:pos="80"/>
        </w:tabs>
        <w:spacing w:before="60" w:line="360" w:lineRule="auto"/>
        <w:rPr>
          <w:sz w:val="24"/>
          <w:szCs w:val="24"/>
        </w:rPr>
      </w:pPr>
    </w:p>
    <w:p w14:paraId="755F3ABF" w14:textId="77777777" w:rsidR="00C661D5" w:rsidRPr="00C661D5" w:rsidRDefault="00C661D5" w:rsidP="00C661D5">
      <w:pPr>
        <w:tabs>
          <w:tab w:val="left" w:pos="80"/>
        </w:tabs>
        <w:spacing w:before="60" w:line="360" w:lineRule="auto"/>
        <w:rPr>
          <w:sz w:val="24"/>
          <w:szCs w:val="24"/>
        </w:rPr>
      </w:pPr>
      <w:r w:rsidRPr="00C661D5">
        <w:rPr>
          <w:sz w:val="24"/>
          <w:szCs w:val="24"/>
        </w:rPr>
        <w:t>En Latinoamérica, la llegada de tecnologías es más lenta, lo que hace que siempre se ubique por debajo del desarrollo tecnológico en comparación a países europeos, no obstante, se pueden resaltar sistemas que se han instalado para mejorar la calidad de vida de los habitantes, logrando una gran aceptación y despertando un gran interés de los entes gubernamentales en la búsqueda de conocimiento tecnológico.</w:t>
      </w:r>
    </w:p>
    <w:p w14:paraId="615DB57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La tecnología puede relacionarse fácilmente con cualquier campo de acción, permitiendo integración y/o mejoramiento de los procesos, una de las premisas según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Alejandra Cechich CoDirectora, &amp; Rossi, 2011)", "plainTextFormattedCitation" : "(Manuel Luzuriaga Directora, Alejandra Cechich CoDirectora, &amp; Rossi, 2011)", "previouslyFormattedCitation" : "(Manuel Luzuriaga Directora, Alejandra Cechich CoDirectora, &amp; Rossi,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Alejandra Cechich CoDirectora, &amp; Rossi, 2011)</w:t>
      </w:r>
      <w:r w:rsidRPr="00C661D5">
        <w:rPr>
          <w:sz w:val="24"/>
          <w:szCs w:val="24"/>
        </w:rPr>
        <w:fldChar w:fldCharType="end"/>
      </w:r>
      <w:r w:rsidRPr="00C661D5">
        <w:rPr>
          <w:sz w:val="24"/>
          <w:szCs w:val="24"/>
        </w:rPr>
        <w:t xml:space="preserve"> es que es posible partir </w:t>
      </w:r>
      <w:r w:rsidRPr="00C661D5">
        <w:rPr>
          <w:i/>
          <w:sz w:val="24"/>
          <w:szCs w:val="24"/>
        </w:rPr>
        <w:t>“desde un proceso de características “caóticas” a un proceso estandarizado y comprensible, capaz de resolver los requerimientos de usuario en menos tiempo y con mayor precisión y efectividad”</w:t>
      </w:r>
      <w:r w:rsidRPr="00C661D5">
        <w:rPr>
          <w:sz w:val="24"/>
          <w:szCs w:val="24"/>
        </w:rPr>
        <w:t xml:space="preserve">. Adicional, </w:t>
      </w:r>
      <w:r w:rsidRPr="00C661D5">
        <w:rPr>
          <w:sz w:val="24"/>
          <w:szCs w:val="24"/>
        </w:rPr>
        <w:fldChar w:fldCharType="begin" w:fldLock="1"/>
      </w:r>
      <w:r w:rsidRPr="00C661D5">
        <w:rPr>
          <w:sz w:val="24"/>
          <w:szCs w:val="24"/>
        </w:rPr>
        <w:instrText>ADDIN CSL_CITATION { "citationItems" : [ { "id" : "ITEM-1", "itemData" : { "author" : [ { "dropping-particle" : "", "family" : "Manuel Luzuriaga Directora", "given" : "Juan", "non-dropping-particle" : "", "parse-names" : false, "suffix" : "" }, { "dropping-particle" : "", "family" : "Alejandra Cechich CoDirectora", "given" : "Dra", "non-dropping-particle" : "", "parse-names" : false, "suffix" : "" }, { "dropping-particle" : "", "family" : "Rossi", "given" : "Gustavo", "non-dropping-particle" : "", "parse-names" : false, "suffix" : "" } ], "id" : "ITEM-1", "issued" : { "date-parts" : [ [ "2011" ] ] }, "title" : "Universidad Nacional de La Plata Mejora de Procesos como Soporte a Pr\u00e1cticas de Gobierno Electr\u00f3nico", "type" : "article-journal" }, "uris" : [ "http://www.mendeley.com/documents/?uuid=55f0cd05-8821-3b5f-ba3a-91bf61cca7ac" ] } ], "mendeley" : { "formattedCitation" : "(Manuel Luzuriaga Directora et al., 2011)", "plainTextFormattedCitation" : "(Manuel Luzuriaga Directora et al., 2011)", "previouslyFormattedCitation" : "(Manuel Luzuriaga Directora et al., 2011)" }, "properties" : { "noteIndex" : 0 }, "schema" : "https://github.com/citation-style-language/schema/raw/master/csl-citation.json" }</w:instrText>
      </w:r>
      <w:r w:rsidRPr="00C661D5">
        <w:rPr>
          <w:sz w:val="24"/>
          <w:szCs w:val="24"/>
        </w:rPr>
        <w:fldChar w:fldCharType="separate"/>
      </w:r>
      <w:r w:rsidRPr="00C661D5">
        <w:rPr>
          <w:noProof/>
          <w:sz w:val="24"/>
          <w:szCs w:val="24"/>
        </w:rPr>
        <w:t>(Manuel Luzuriaga Directora et al., 2011)</w:t>
      </w:r>
      <w:r w:rsidRPr="00C661D5">
        <w:rPr>
          <w:sz w:val="24"/>
          <w:szCs w:val="24"/>
        </w:rPr>
        <w:fldChar w:fldCharType="end"/>
      </w:r>
      <w:r w:rsidRPr="00C661D5">
        <w:rPr>
          <w:sz w:val="24"/>
          <w:szCs w:val="24"/>
        </w:rPr>
        <w:t xml:space="preserve"> complementa: </w:t>
      </w:r>
      <w:r w:rsidRPr="00C661D5">
        <w:rPr>
          <w:i/>
          <w:sz w:val="24"/>
          <w:szCs w:val="24"/>
        </w:rPr>
        <w:t>“es fundamental contar con una herramienta de software que soporte dicho proceso para llegar a buenos resultados”.</w:t>
      </w:r>
    </w:p>
    <w:p w14:paraId="630838E0" w14:textId="77777777" w:rsidR="00C661D5" w:rsidRPr="00C661D5" w:rsidRDefault="00C661D5" w:rsidP="00C661D5">
      <w:pPr>
        <w:tabs>
          <w:tab w:val="left" w:pos="80"/>
        </w:tabs>
        <w:spacing w:before="60" w:line="360" w:lineRule="auto"/>
        <w:rPr>
          <w:sz w:val="24"/>
          <w:szCs w:val="24"/>
        </w:rPr>
      </w:pPr>
    </w:p>
    <w:p w14:paraId="4D7AD99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El uso de la tecnología en Colombia aún es muy escaso en comparación a otros países, incluso existen sectores en los que no ha ingresado ningún estímulo tecnológico, </w:t>
      </w:r>
      <w:r w:rsidRPr="00C661D5">
        <w:rPr>
          <w:sz w:val="24"/>
          <w:szCs w:val="24"/>
        </w:rPr>
        <w:fldChar w:fldCharType="begin" w:fldLock="1"/>
      </w:r>
      <w:r w:rsidRPr="00C661D5">
        <w:rPr>
          <w:sz w:val="24"/>
          <w:szCs w:val="24"/>
        </w:rPr>
        <w:instrText>ADDIN CSL_CITATION { "citationItems" : [ { "id" : "ITEM-1", "itemData" : { "DOI" : "10.15765/plnt.v6i10.238", "ISSN" : "2145-3101", "abstract" : "Uno de los factores que se relacionan con el alto desempe\u00f1o empresarial en sectores de alta tecnolog\u00eda, es la capacidad innovadora para afrontar mercados altamente competitivos, innovadores y cambiantes, as\u00ed como su capacidad para relacionarse con su entorno (stake holders). El mundo actual se encuentra ante una revoluci\u00f3n que est\u00e1 siendo impulsada por el uso creciente y estrat\u00e9gico de las tecnolog\u00edas de la informaci\u00f3n y la comunicaci\u00f3n (TIC), dada su gran proyecci\u00f3n, oportunidades y crecimiento internacional. En el caso de Latinoam\u00e9rica, en general, resulta evidente el rezago tecnol\u00f3gico y de desarrollo econ\u00f3mico en diferentes regiones, entre ellas la del Tolima en Colombia. Es en este contexto, que se analiza si la innovaci\u00f3n tecnol\u00f3gica y el capital relacional son factores clave en el \u00e9xito para las empresas de la industria del software en esta ciudad (ISI), en un sector de alta tecnolog\u00eda emergente en una regi\u00f3n con bajo perfil tecnol\u00f3gico, como es Tolima. La investigaci\u00f3n es de naturaleza emp\u00edrico- exploratoria. La informaci\u00f3n fue obtenida gracias a un cuestionario v\u00eda internet. Se utilizaron t\u00e9cnicas de estad\u00edstica descriptivas y tablas de contingencia. Los resultados del estudio revelan que para el caso de la ISI, el logro de mejores resultados econ\u00f3micos empresariales est\u00e1 relacionado con los resultados obtenidos de actividades de innovaci\u00f3n, particularmente medidos por la introducci\u00f3n de nuevos productos al mercado o mejoras incrementales a productos ya existentes, derivados de los esfuerzos internos para la innovaci\u00f3n y con la participaci\u00f3n de los clientes en el proceso.", "author" : [ { "dropping-particle" : "", "family" : "Bermeo", "given" : "Helga Patricia", "non-dropping-particle" : "", "parse-names" : false, "suffix" : "" }, { "dropping-particle" : "", "family" : "Gonz\u00e1lez Ba\u00f1ales", "given" : "Dora Luz", "non-dropping-particle" : "", "parse-names" : false, "suffix" : "" }, { "dropping-particle" : "", "family" : "Ot\u00e1lora", "given" : "Johanna", "non-dropping-particle" : "", "parse-names" : false, "suffix" : "" } ], "container-title" : "POLIANTEA", "id" : "ITEM-1", "issue" : "10", "issued" : { "date-parts" : [ [ "2013", "6", "13" ] ] }, "title" : "Desempe\u00f1o de los sectores de alta tecnolog\u00eda en regiones de bajo perfil tecnol\u00f3gico. Una mirada al caso de la industria del software en Tolima (Colombia)", "type" : "article-journal", "volume" : "6" }, "uris" : [ "http://www.mendeley.com/documents/?uuid=8c81865c-1b05-32a2-86f3-39346ccfed39" ] } ], "mendeley" : { "formattedCitation" : "(Bermeo, Gonz\u00e1lez Ba\u00f1ales, &amp; Ot\u00e1lora, 2013)", "plainTextFormattedCitation" : "(Bermeo, Gonz\u00e1lez Ba\u00f1ales, &amp; Ot\u00e1lora, 2013)", "previouslyFormattedCitation" : "(Bermeo, Gonz\u00e1lez Ba\u00f1ales, &amp; Ot\u00e1lora, 2013)" }, "properties" : { "noteIndex" : 0 }, "schema" : "https://github.com/citation-style-language/schema/raw/master/csl-citation.json" }</w:instrText>
      </w:r>
      <w:r w:rsidRPr="00C661D5">
        <w:rPr>
          <w:sz w:val="24"/>
          <w:szCs w:val="24"/>
        </w:rPr>
        <w:fldChar w:fldCharType="separate"/>
      </w:r>
      <w:r w:rsidRPr="00C661D5">
        <w:rPr>
          <w:noProof/>
          <w:sz w:val="24"/>
          <w:szCs w:val="24"/>
        </w:rPr>
        <w:t>(Bermeo, González Bañales, &amp; Otálora, 2013)</w:t>
      </w:r>
      <w:r w:rsidRPr="00C661D5">
        <w:rPr>
          <w:sz w:val="24"/>
          <w:szCs w:val="24"/>
        </w:rPr>
        <w:fldChar w:fldCharType="end"/>
      </w:r>
      <w:r w:rsidRPr="00C661D5">
        <w:rPr>
          <w:sz w:val="24"/>
          <w:szCs w:val="24"/>
        </w:rPr>
        <w:t xml:space="preserve"> afirman que en Tolima el desarrollo tecnológico es bajo por: </w:t>
      </w:r>
      <w:r w:rsidRPr="00C661D5">
        <w:rPr>
          <w:i/>
          <w:sz w:val="24"/>
          <w:szCs w:val="24"/>
        </w:rPr>
        <w:t xml:space="preserve">“la escasa importancia del capital relacional especialmente con actores de ciencia y tecnología, y de la innovación tecnológica orientada a la creación de nuevos productos y servicios TIC, como factores clave </w:t>
      </w:r>
      <w:r w:rsidRPr="00C661D5">
        <w:rPr>
          <w:i/>
          <w:sz w:val="24"/>
          <w:szCs w:val="24"/>
        </w:rPr>
        <w:lastRenderedPageBreak/>
        <w:t>que soporten su crecimiento”</w:t>
      </w:r>
      <w:r w:rsidRPr="00C661D5">
        <w:rPr>
          <w:sz w:val="24"/>
          <w:szCs w:val="24"/>
        </w:rPr>
        <w:t>.</w:t>
      </w:r>
    </w:p>
    <w:p w14:paraId="7CFB5FFB" w14:textId="77777777" w:rsidR="00C661D5" w:rsidRPr="00C661D5" w:rsidRDefault="00C661D5" w:rsidP="00C661D5">
      <w:pPr>
        <w:tabs>
          <w:tab w:val="left" w:pos="80"/>
        </w:tabs>
        <w:spacing w:before="60" w:line="360" w:lineRule="auto"/>
        <w:rPr>
          <w:sz w:val="24"/>
          <w:szCs w:val="24"/>
        </w:rPr>
      </w:pPr>
      <w:r w:rsidRPr="00C661D5">
        <w:rPr>
          <w:sz w:val="24"/>
          <w:szCs w:val="24"/>
        </w:rPr>
        <w:fldChar w:fldCharType="begin" w:fldLock="1"/>
      </w:r>
      <w:r w:rsidRPr="00C661D5">
        <w:rPr>
          <w:sz w:val="24"/>
          <w:szCs w:val="24"/>
        </w:rPr>
        <w:instrText>ADDIN CSL_CITATION { "citationItems" : [ { "id" : "ITEM-1", "itemData" : { "DOI" : "10.1145/155049.214836", "ISSN" : "15577317", "author" : [ { "dropping-particle" : "", "family" : "Neumann", "given" : "Peter G", "non-dropping-particle" : "", "parse-names" : false, "suffix" : "" } ], "container-title" : "Communications of the ACM", "id" : "ITEM-1", "issue" : "5", "issued" : { "date-parts" : [ [ "1993" ] ] }, "page" : "114", "title" : "The Role Of Software Engineering", "type" : "article-journal", "volume" : "36" }, "uris" : [ "http://www.mendeley.com/documents/?uuid=5aabc98f-0ab1-4d22-96a7-a4e607cc44c2" ] } ], "mendeley" : { "formattedCitation" : "(Neumann, 1993)", "plainTextFormattedCitation" : "(Neumann, 1993)", "previouslyFormattedCitation" : "(Neumann, 1993)" }, "properties" : { "noteIndex" : 0 }, "schema" : "https://github.com/citation-style-language/schema/raw/master/csl-citation.json" }</w:instrText>
      </w:r>
      <w:r w:rsidRPr="00C661D5">
        <w:rPr>
          <w:sz w:val="24"/>
          <w:szCs w:val="24"/>
        </w:rPr>
        <w:fldChar w:fldCharType="separate"/>
      </w:r>
      <w:r w:rsidRPr="00C661D5">
        <w:rPr>
          <w:noProof/>
          <w:sz w:val="24"/>
          <w:szCs w:val="24"/>
        </w:rPr>
        <w:t>(Neumann, 1993)</w:t>
      </w:r>
      <w:r w:rsidRPr="00C661D5">
        <w:rPr>
          <w:sz w:val="24"/>
          <w:szCs w:val="24"/>
        </w:rPr>
        <w:fldChar w:fldCharType="end"/>
      </w:r>
      <w:r w:rsidRPr="00C661D5">
        <w:rPr>
          <w:sz w:val="24"/>
          <w:szCs w:val="24"/>
        </w:rPr>
        <w:t xml:space="preserve"> sugiere: “</w:t>
      </w:r>
      <w:r w:rsidRPr="00C661D5">
        <w:rPr>
          <w:i/>
          <w:sz w:val="24"/>
          <w:szCs w:val="24"/>
        </w:rPr>
        <w:t>Perfeccionar gradualmente los sistemas existentes e implementar mejoras para su uso operacional</w:t>
      </w:r>
      <w:r w:rsidRPr="00C661D5">
        <w:rPr>
          <w:sz w:val="24"/>
          <w:szCs w:val="24"/>
        </w:rPr>
        <w:t>”, se puede considerar como una manera de incursionar en el mundo tecnológico.</w:t>
      </w:r>
    </w:p>
    <w:p w14:paraId="529E1B5D" w14:textId="77777777" w:rsidR="00C661D5" w:rsidRPr="00C661D5" w:rsidRDefault="00C661D5" w:rsidP="00C661D5">
      <w:pPr>
        <w:tabs>
          <w:tab w:val="left" w:pos="80"/>
        </w:tabs>
        <w:spacing w:before="60" w:line="360" w:lineRule="auto"/>
        <w:rPr>
          <w:sz w:val="24"/>
          <w:szCs w:val="24"/>
        </w:rPr>
      </w:pPr>
    </w:p>
    <w:p w14:paraId="168CB04E"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una investigación que se hizo, se dio una idea general de la mayor dificultad para sobresalir en las tecnologías en Colombia: </w:t>
      </w:r>
    </w:p>
    <w:p w14:paraId="2E545AEE" w14:textId="77777777" w:rsidR="00C661D5" w:rsidRPr="00C661D5" w:rsidRDefault="00C661D5" w:rsidP="00C661D5">
      <w:pPr>
        <w:tabs>
          <w:tab w:val="left" w:pos="80"/>
        </w:tabs>
        <w:spacing w:before="60" w:line="360" w:lineRule="auto"/>
        <w:rPr>
          <w:sz w:val="24"/>
          <w:szCs w:val="24"/>
        </w:rPr>
      </w:pPr>
      <w:r w:rsidRPr="00C661D5">
        <w:rPr>
          <w:i/>
          <w:sz w:val="24"/>
          <w:szCs w:val="24"/>
        </w:rPr>
        <w:t>“Precios poco competitivos para el mercado internacional, bajos estándares de Calidad, inconveniente con el idioma de los países a exportar, poco personal especializado, poca experiencia en mercados internacionales. Todos estos factores apuntan a un bajo nivel de capacidades de innovación que terminan en un bajo nivel de ventajas comparativas, lo cual significa firmas menos competitivas y por ende la industria del software del país se ve afectado por estas falencias.</w:t>
      </w:r>
      <w:r w:rsidRPr="00C661D5">
        <w:rPr>
          <w:sz w:val="24"/>
          <w:szCs w:val="24"/>
        </w:rPr>
        <w:t xml:space="preserve">” </w:t>
      </w:r>
      <w:r w:rsidRPr="00C661D5">
        <w:rPr>
          <w:sz w:val="24"/>
          <w:szCs w:val="24"/>
        </w:rPr>
        <w:fldChar w:fldCharType="begin" w:fldLock="1"/>
      </w:r>
      <w:r w:rsidRPr="00C661D5">
        <w:rPr>
          <w:sz w:val="24"/>
          <w:szCs w:val="24"/>
        </w:rPr>
        <w:instrText>ADDIN CSL_CITATION { "citationItems" : [ { "id" : "ITEM-1", "itemData" : { "author" : [ { "dropping-particle" : "", "family" : "Palomino Zuluaga", "given" : "Karla Cristina", "non-dropping-particle" : "", "parse-names" : false, "suffix" : "" }, { "dropping-particle" : "", "family" : "Arango Aramburo", "given" : "Santiago", "non-dropping-particle" : "", "parse-names" : false, "suffix" : "" } ], "id" : "ITEM-1", "issued" : { "date-parts" : [ [ "2011" ] ] }, "page" : "105", "title" : "ESTUDIO DEL COMPORTAMIENTO DE LA INDUSTRIA DEL SOFTWARE EN COLOMBIA ANTE ESCENARIOS DE CAPACIDADES DE INNOVACION Y \u00b4 VENTAJAS COMPARATIVAS POR MEDIO DE DINAMICA DE SISTEMAS", "type" : "article-journal" }, "uris" : [ "http://www.mendeley.com/documents/?uuid=e2c998ef-82d5-3a13-9463-74011a324af9" ] } ], "mendeley" : { "formattedCitation" : "(Palomino Zuluaga &amp; Arango Aramburo, 2011)", "plainTextFormattedCitation" : "(Palomino Zuluaga &amp; Arango Aramburo, 2011)", "previouslyFormattedCitation" : "(Palomino Zuluaga &amp; Arango Aramburo, 2011)" }, "properties" : { "noteIndex" : 0 }, "schema" : "https://github.com/citation-style-language/schema/raw/master/csl-citation.json" }</w:instrText>
      </w:r>
      <w:r w:rsidRPr="00C661D5">
        <w:rPr>
          <w:sz w:val="24"/>
          <w:szCs w:val="24"/>
        </w:rPr>
        <w:fldChar w:fldCharType="separate"/>
      </w:r>
      <w:r w:rsidRPr="00C661D5">
        <w:rPr>
          <w:noProof/>
          <w:sz w:val="24"/>
          <w:szCs w:val="24"/>
        </w:rPr>
        <w:t>(Palomino Zuluaga &amp; Arango Aramburo, 2011)</w:t>
      </w:r>
      <w:r w:rsidRPr="00C661D5">
        <w:rPr>
          <w:sz w:val="24"/>
          <w:szCs w:val="24"/>
        </w:rPr>
        <w:fldChar w:fldCharType="end"/>
      </w:r>
    </w:p>
    <w:p w14:paraId="753137F2" w14:textId="77777777" w:rsidR="00C661D5" w:rsidRPr="00C661D5" w:rsidRDefault="00C661D5" w:rsidP="00C661D5">
      <w:pPr>
        <w:tabs>
          <w:tab w:val="left" w:pos="80"/>
        </w:tabs>
        <w:spacing w:before="60" w:line="360" w:lineRule="auto"/>
        <w:rPr>
          <w:sz w:val="24"/>
          <w:szCs w:val="24"/>
        </w:rPr>
      </w:pPr>
      <w:r w:rsidRPr="00C661D5">
        <w:rPr>
          <w:sz w:val="24"/>
          <w:szCs w:val="24"/>
        </w:rPr>
        <w:t>Por lo que el gobierno local ha decidido apoyar el crecimiento de la tecnología por medio del desarrollo de aplicaciones, procesos o metodologías que apliquen tecnologías de la información, por medio de créditos, financiamiento, concursos de méritos, etc.</w:t>
      </w:r>
    </w:p>
    <w:p w14:paraId="7C3C36CC"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"ISSN" : "0122-056X", "abstract" : "Print version begain in 1982. \"La Revista Informador Te\u0301cnico es una publicacio\u0301n seriada creada en Septiembre de 1982, su objetivo principal es socializar y brindar una informacio\u0301n oportuna en tema\u0301tica investigativa y tecnolo\u0301gica de las cadenas productivas de Metalmeca\u0301nica, Petroqui\u0301mica, Pla\u0301stico, Caucho y Fibras.\"", "author" : [ { "dropping-particle" : "", "family" : "Lugo Silva", "given" : "Carlos", "non-dropping-particle" : "", "parse-names" : false, "suffix" : "" }, { "dropping-particle" : "", "family" : "L\u00f3pez Garc\u00eda", "given" : "Santiago", "non-dropping-particle" : "", "parse-names" : false, "suffix" : "" } ], "container-title" : "Informador t\u00e9cnico, ISSN 0122-056X, ISSN-e 2256-5035, N\u00ba. 77, 2, 2013, p\u00e1gs. 192-200", "id" : "ITEM-1", "issue" : "77", "issued" : { "date-parts" : [ [ "2013" ] ] }, "number-of-pages" : "192-200", "publisher" : "Centro Nacional de Asistencia T\u00e9cnica a la Industria, ASTIN-SENA", "title" : "Informador te\u0301cnico", "type" : "book" }, "uris" : [ "http://www.mendeley.com/documents/?uuid=446c8692-8c88-392a-922b-91f32c0af565" ] } ], "mendeley" : { "formattedCitation" : "(Lugo Silva &amp; L\u00f3pez Garc\u00eda, 2013)", "plainTextFormattedCitation" : "(Lugo Silva &amp; L\u00f3pez Garc\u00eda, 2013)", "previouslyFormattedCitation" : "(Lugo Silva &amp; L\u00f3pez Garc\u00eda, 2013)" }, "properties" : { "noteIndex" : 0 }, "schema" : "https://github.com/citation-style-language/schema/raw/master/csl-citation.json" }</w:instrText>
      </w:r>
      <w:r w:rsidRPr="00C661D5">
        <w:rPr>
          <w:sz w:val="24"/>
          <w:szCs w:val="24"/>
        </w:rPr>
        <w:fldChar w:fldCharType="separate"/>
      </w:r>
      <w:r w:rsidRPr="00C661D5">
        <w:rPr>
          <w:noProof/>
          <w:sz w:val="24"/>
          <w:szCs w:val="24"/>
        </w:rPr>
        <w:t>(Lugo Silva &amp; López García, 2013)</w:t>
      </w:r>
      <w:r w:rsidRPr="00C661D5">
        <w:rPr>
          <w:sz w:val="24"/>
          <w:szCs w:val="24"/>
        </w:rPr>
        <w:fldChar w:fldCharType="end"/>
      </w:r>
      <w:r w:rsidRPr="00C661D5">
        <w:rPr>
          <w:sz w:val="24"/>
          <w:szCs w:val="24"/>
        </w:rPr>
        <w:t>, ”</w:t>
      </w:r>
      <w:r w:rsidRPr="00C661D5">
        <w:rPr>
          <w:i/>
          <w:sz w:val="24"/>
          <w:szCs w:val="24"/>
        </w:rPr>
        <w:t>existe una valiosa oportunidad de fortalecimiento de los procesos de investigación aplicada, desarrollo tecnológico e innovación desde el trabajo que adelanten los grupos de investigación y semilleros de los centros de formación.</w:t>
      </w:r>
      <w:r w:rsidRPr="00C661D5">
        <w:rPr>
          <w:sz w:val="24"/>
          <w:szCs w:val="24"/>
        </w:rPr>
        <w:t>”, alienta a que las personas relacionadas en este campo generen herramientas tecnológicas que impulsen la mejora de procesos.</w:t>
      </w:r>
    </w:p>
    <w:p w14:paraId="2D0F21ED" w14:textId="77777777" w:rsidR="00C661D5" w:rsidRPr="00C661D5" w:rsidRDefault="00C661D5" w:rsidP="00C661D5">
      <w:pPr>
        <w:tabs>
          <w:tab w:val="left" w:pos="80"/>
        </w:tabs>
        <w:spacing w:before="60" w:line="360" w:lineRule="auto"/>
        <w:rPr>
          <w:color w:val="FF0000"/>
          <w:sz w:val="24"/>
          <w:szCs w:val="24"/>
        </w:rPr>
      </w:pPr>
    </w:p>
    <w:p w14:paraId="389557A4"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En el departamento la creación e implementación de software para mejora de </w:t>
      </w:r>
      <w:r w:rsidRPr="00C661D5">
        <w:rPr>
          <w:sz w:val="24"/>
          <w:szCs w:val="24"/>
        </w:rPr>
        <w:lastRenderedPageBreak/>
        <w:t>procesos es más notoria en entidades prestadoras de servicios, las instituciones educativas además de ser fuentes de conocimiento, son impulsoras del desarrollo tecnológico en sus procesos con el fin de hacer más ágil la respuesta al usuario cuando solicita un servicio.</w:t>
      </w:r>
    </w:p>
    <w:p w14:paraId="5450008C" w14:textId="77777777" w:rsidR="00C661D5" w:rsidRPr="00C661D5" w:rsidRDefault="00C661D5" w:rsidP="00C661D5">
      <w:pPr>
        <w:tabs>
          <w:tab w:val="left" w:pos="80"/>
        </w:tabs>
        <w:spacing w:before="60" w:line="360" w:lineRule="auto"/>
        <w:rPr>
          <w:sz w:val="24"/>
          <w:szCs w:val="24"/>
        </w:rPr>
      </w:pPr>
    </w:p>
    <w:p w14:paraId="1C31F020" w14:textId="77777777" w:rsidR="00C661D5" w:rsidRPr="00C661D5" w:rsidRDefault="00C661D5" w:rsidP="00C661D5">
      <w:pPr>
        <w:tabs>
          <w:tab w:val="left" w:pos="80"/>
        </w:tabs>
        <w:spacing w:before="60" w:line="360" w:lineRule="auto"/>
        <w:rPr>
          <w:sz w:val="24"/>
          <w:szCs w:val="24"/>
        </w:rPr>
      </w:pPr>
      <w:r w:rsidRPr="00C661D5">
        <w:rPr>
          <w:sz w:val="24"/>
          <w:szCs w:val="24"/>
        </w:rPr>
        <w:t>Algunos ejemplos de la utilidad del software aplicado a procesos:</w:t>
      </w:r>
    </w:p>
    <w:p w14:paraId="42D5B95E" w14:textId="77777777" w:rsidR="00C661D5" w:rsidRPr="00C661D5" w:rsidRDefault="00C661D5" w:rsidP="00C661D5">
      <w:pPr>
        <w:tabs>
          <w:tab w:val="left" w:pos="80"/>
        </w:tabs>
        <w:spacing w:before="60" w:line="360" w:lineRule="auto"/>
        <w:rPr>
          <w:sz w:val="24"/>
          <w:szCs w:val="24"/>
        </w:rPr>
      </w:pPr>
    </w:p>
    <w:p w14:paraId="1C351867"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(Ríos, 2012) desarrollo un software del cual destacaron: “</w:t>
      </w:r>
      <w:r w:rsidRPr="00C661D5">
        <w:rPr>
          <w:i/>
          <w:sz w:val="24"/>
          <w:szCs w:val="24"/>
        </w:rPr>
        <w:t>El sistema permite procesos de automatización, que reducen tiempo y esfuerzo a los funcionarios</w:t>
      </w:r>
      <w:r w:rsidRPr="00C661D5">
        <w:rPr>
          <w:sz w:val="24"/>
          <w:szCs w:val="24"/>
        </w:rPr>
        <w:t>”, dando a conocer que hubo una mejora en el proceso anterior y que se obtuvo gracias al software implementado.</w:t>
      </w:r>
    </w:p>
    <w:p w14:paraId="3BF5E54F" w14:textId="77777777" w:rsidR="00C661D5" w:rsidRPr="00C661D5" w:rsidRDefault="00C661D5" w:rsidP="00C661D5">
      <w:pPr>
        <w:tabs>
          <w:tab w:val="left" w:pos="80"/>
        </w:tabs>
        <w:spacing w:before="60" w:line="360" w:lineRule="auto"/>
        <w:ind w:left="720"/>
        <w:contextualSpacing/>
        <w:rPr>
          <w:sz w:val="24"/>
          <w:szCs w:val="24"/>
        </w:rPr>
      </w:pPr>
    </w:p>
    <w:p w14:paraId="636AE2E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t xml:space="preserve">(Barrios, 2012)  en su artículo </w:t>
      </w:r>
      <w:r w:rsidRPr="00C661D5">
        <w:rPr>
          <w:i/>
          <w:sz w:val="24"/>
          <w:szCs w:val="24"/>
        </w:rPr>
        <w:t xml:space="preserve">“Construcción de una herramienta software para mejoramiento del posicionamiento de pozos en el desarrollo de un campo maduro de hidrocarburos usando </w:t>
      </w:r>
      <w:proofErr w:type="spellStart"/>
      <w:r w:rsidRPr="00C661D5">
        <w:rPr>
          <w:i/>
          <w:sz w:val="24"/>
          <w:szCs w:val="24"/>
        </w:rPr>
        <w:t>neuromodulación</w:t>
      </w:r>
      <w:proofErr w:type="spellEnd"/>
      <w:r w:rsidRPr="00C661D5">
        <w:rPr>
          <w:i/>
          <w:sz w:val="24"/>
          <w:szCs w:val="24"/>
        </w:rPr>
        <w:t>”</w:t>
      </w:r>
      <w:r w:rsidRPr="00C661D5">
        <w:rPr>
          <w:sz w:val="24"/>
          <w:szCs w:val="24"/>
        </w:rPr>
        <w:t>, nos comparte la eficiencia y capacidades del software que realizaron aplicado a la Ingeniería de Petróleos, lo que incentivó un ambiente más colaborativo, además de crear conocimiento.</w:t>
      </w:r>
    </w:p>
    <w:p w14:paraId="168EFA7B" w14:textId="77777777" w:rsidR="00C661D5" w:rsidRPr="00C661D5" w:rsidRDefault="00C661D5" w:rsidP="00C661D5">
      <w:pPr>
        <w:tabs>
          <w:tab w:val="left" w:pos="80"/>
        </w:tabs>
        <w:spacing w:before="60" w:line="360" w:lineRule="auto"/>
        <w:contextualSpacing/>
        <w:rPr>
          <w:sz w:val="24"/>
          <w:szCs w:val="24"/>
        </w:rPr>
      </w:pPr>
    </w:p>
    <w:p w14:paraId="062BF643" w14:textId="77777777" w:rsidR="00C661D5" w:rsidRPr="00C661D5" w:rsidRDefault="00C661D5" w:rsidP="00C661D5">
      <w:pPr>
        <w:numPr>
          <w:ilvl w:val="0"/>
          <w:numId w:val="12"/>
        </w:numPr>
        <w:tabs>
          <w:tab w:val="left" w:pos="80"/>
        </w:tabs>
        <w:spacing w:before="60" w:line="360" w:lineRule="auto"/>
        <w:ind w:hanging="360"/>
        <w:contextualSpacing/>
        <w:rPr>
          <w:sz w:val="24"/>
          <w:szCs w:val="24"/>
        </w:rPr>
      </w:pPr>
      <w:r w:rsidRPr="00C661D5">
        <w:rPr>
          <w:sz w:val="24"/>
          <w:szCs w:val="24"/>
        </w:rPr>
        <w:fldChar w:fldCharType="begin" w:fldLock="1"/>
      </w:r>
      <w:r w:rsidRPr="00C661D5">
        <w:rPr>
          <w:sz w:val="24"/>
          <w:szCs w:val="24"/>
        </w:rPr>
        <w:instrText>ADDIN CSL_CITATION { "citationItems" : [ { "id" : "ITEM-1", "itemData" : { "abstract" : "Dise\u00f1ar una herramienta basada en el aplicativo Web Onsite para el monitoreo y control de los traslados del \u00e1rea de gesti\u00f3n de operaciones TI a nivel nacional. En la actualidad, el \u00e1rea de Gesti\u00f3n de Operaciones TI cuenta con dos herramientas de software, las cuales soportan el desarrollo de sus labores diarias en la atenci\u00f3n de incidentes y solicitudes en todas las tiendas a nivel nacional.", "author" : [ { "dropping-particle" : "", "family" : "Rodr\u00edguez Bello", "given" : "David Leonardo", "non-dropping-particle" : "", "parse-names" : false, "suffix" : "" }, { "dropping-particle" : "", "family" : "Valero S\u00e1nchez", "given" : "David Arturo", "non-dropping-particle" : "", "parse-names" : false, "suffix" : "" } ], "container-title" : "reponame:Repositorio Institucional Universidad Santo Tom\u00e1s", "id" : "ITEM-1", "issued" : { "date-parts" : [ [ "2015" ] ] }, "publisher" : "Universidad Santo Tom\u00e1s", "title" : "Adaptaci\u00f3n de una soluci\u00f3n de software libre para el control y monitoreo de traslado", "type" : "article-journal" }, "uris" : [ "http://www.mendeley.com/documents/?uuid=30728449-60e8-33a9-af55-3d47cc155f36" ] } ], "mendeley" : { "formattedCitation" : "(Rodr\u00edguez Bello &amp; Valero S\u00e1nchez, 2015)", "plainTextFormattedCitation" : "(Rodr\u00edguez Bello &amp; Valero S\u00e1nchez, 2015)", "previouslyFormattedCitation" : "(Rodr\u00edguez Bello &amp; Valero S\u00e1nchez, 2015)" }, "properties" : { "noteIndex" : 0 }, "schema" : "https://github.com/citation-style-language/schema/raw/master/csl-citation.json" }</w:instrText>
      </w:r>
      <w:r w:rsidRPr="00C661D5">
        <w:rPr>
          <w:sz w:val="24"/>
          <w:szCs w:val="24"/>
        </w:rPr>
        <w:fldChar w:fldCharType="separate"/>
      </w:r>
      <w:r w:rsidRPr="00C661D5">
        <w:rPr>
          <w:noProof/>
          <w:sz w:val="24"/>
          <w:szCs w:val="24"/>
        </w:rPr>
        <w:t>(Rodríguez Bello &amp; Valero Sánchez, 2015)</w:t>
      </w:r>
      <w:r w:rsidRPr="00C661D5">
        <w:rPr>
          <w:sz w:val="24"/>
          <w:szCs w:val="24"/>
        </w:rPr>
        <w:fldChar w:fldCharType="end"/>
      </w:r>
      <w:r w:rsidRPr="00C661D5">
        <w:rPr>
          <w:sz w:val="24"/>
          <w:szCs w:val="24"/>
        </w:rPr>
        <w:t xml:space="preserve"> implementaron un software para el control y monitoreo de traslado, y nos comparten sus resultados afirmando: “</w:t>
      </w:r>
      <w:r w:rsidRPr="00C661D5">
        <w:rPr>
          <w:i/>
          <w:sz w:val="24"/>
          <w:szCs w:val="24"/>
        </w:rPr>
        <w:t>haciendo uso de una herramienta tecnológica adecuada como aplicación web, que con sus funcionalidades se vuelve una ayuda poderosa que logra eliminar o mitigar las dificultades encontradas desde la perspectiva de cada una de las partes involucradas en la actividad</w:t>
      </w:r>
      <w:r w:rsidRPr="00C661D5">
        <w:rPr>
          <w:sz w:val="24"/>
          <w:szCs w:val="24"/>
        </w:rPr>
        <w:t>”.</w:t>
      </w:r>
    </w:p>
    <w:p w14:paraId="5F9316F2" w14:textId="77777777" w:rsidR="00C661D5" w:rsidRPr="00C661D5" w:rsidRDefault="00C661D5" w:rsidP="00C661D5">
      <w:pPr>
        <w:tabs>
          <w:tab w:val="left" w:pos="80"/>
        </w:tabs>
        <w:spacing w:before="60" w:line="360" w:lineRule="auto"/>
        <w:rPr>
          <w:sz w:val="24"/>
          <w:szCs w:val="24"/>
        </w:rPr>
      </w:pPr>
    </w:p>
    <w:p w14:paraId="28E41B01" w14:textId="77777777" w:rsidR="00C661D5" w:rsidRPr="00C661D5" w:rsidRDefault="00C661D5" w:rsidP="00C661D5">
      <w:pPr>
        <w:tabs>
          <w:tab w:val="left" w:pos="80"/>
        </w:tabs>
        <w:spacing w:before="60" w:line="360" w:lineRule="auto"/>
        <w:rPr>
          <w:sz w:val="24"/>
          <w:szCs w:val="24"/>
        </w:rPr>
      </w:pPr>
      <w:r w:rsidRPr="00C661D5">
        <w:rPr>
          <w:sz w:val="24"/>
          <w:szCs w:val="24"/>
        </w:rPr>
        <w:lastRenderedPageBreak/>
        <w:t>En las Unidades Tecnológicas de Santander, se ha notado que aunque estudiantes egresados de Tecnología de Sistemas han generado herramientas software para mejorar procesos, la gran mayoría no han sido implementadas, no se conoce la razón pero se está perdiendo la oportunidad de mejorar procesos o innovar por medio de software hecho por estudiantes.</w:t>
      </w:r>
    </w:p>
    <w:p w14:paraId="51ECCE14" w14:textId="77777777" w:rsidR="00C661D5" w:rsidRPr="00C661D5" w:rsidRDefault="00C661D5" w:rsidP="00C661D5">
      <w:pPr>
        <w:tabs>
          <w:tab w:val="left" w:pos="80"/>
        </w:tabs>
        <w:spacing w:before="60" w:line="360" w:lineRule="auto"/>
        <w:rPr>
          <w:sz w:val="24"/>
          <w:szCs w:val="24"/>
        </w:rPr>
      </w:pPr>
    </w:p>
    <w:p w14:paraId="04AAB182" w14:textId="77777777" w:rsidR="00C661D5" w:rsidRPr="00C661D5" w:rsidRDefault="00C661D5" w:rsidP="00C661D5">
      <w:pPr>
        <w:tabs>
          <w:tab w:val="left" w:pos="80"/>
        </w:tabs>
        <w:spacing w:before="60" w:line="360" w:lineRule="auto"/>
        <w:rPr>
          <w:sz w:val="24"/>
          <w:szCs w:val="24"/>
        </w:rPr>
      </w:pPr>
      <w:r w:rsidRPr="00C661D5">
        <w:rPr>
          <w:sz w:val="24"/>
          <w:szCs w:val="24"/>
        </w:rPr>
        <w:t>La mejora de procesos permite acondicionar las etapas que tiene una actividad por medio de un software, el cual es diseñado para ejecutar dichas tareas en mejor tiempo y dando un valor agregado.</w:t>
      </w:r>
    </w:p>
    <w:p w14:paraId="23686C58" w14:textId="77777777" w:rsidR="00C661D5" w:rsidRPr="00C661D5" w:rsidRDefault="00C661D5" w:rsidP="00C661D5">
      <w:pPr>
        <w:tabs>
          <w:tab w:val="left" w:pos="80"/>
        </w:tabs>
        <w:spacing w:before="60" w:line="360" w:lineRule="auto"/>
        <w:rPr>
          <w:sz w:val="24"/>
          <w:szCs w:val="24"/>
        </w:rPr>
      </w:pPr>
    </w:p>
    <w:p w14:paraId="78113492" w14:textId="77777777" w:rsidR="00C661D5" w:rsidRPr="00C661D5" w:rsidRDefault="00C661D5" w:rsidP="00C661D5">
      <w:pPr>
        <w:tabs>
          <w:tab w:val="left" w:pos="80"/>
        </w:tabs>
        <w:spacing w:before="60" w:line="360" w:lineRule="auto"/>
        <w:rPr>
          <w:sz w:val="24"/>
          <w:szCs w:val="24"/>
        </w:rPr>
      </w:pPr>
      <w:r w:rsidRPr="00C661D5">
        <w:rPr>
          <w:sz w:val="24"/>
          <w:szCs w:val="24"/>
        </w:rPr>
        <w:t xml:space="preserve">Según </w:t>
      </w:r>
      <w:r w:rsidRPr="00C661D5">
        <w:rPr>
          <w:sz w:val="24"/>
          <w:szCs w:val="24"/>
        </w:rPr>
        <w:fldChar w:fldCharType="begin" w:fldLock="1"/>
      </w:r>
      <w:r w:rsidRPr="00C661D5">
        <w:rPr>
          <w:sz w:val="24"/>
          <w:szCs w:val="24"/>
        </w:rPr>
        <w:instrText>ADDIN CSL_CITATION { "citationItems" : [ { "id" : "ITEM-1", "itemData" : { "abstract" : "Resumen: En un mundo en el que se imponen las tec-nolog\u00edas de la informaci\u00f3n y la comunicaci\u00f3n, la Uni-versidad espa\u00f1ola tiene el reto de la adaptaci\u00f3n al Es-pacio Europeo de Educaci\u00f3n Superior con la demanda de importantes cambios estructurales y especialmente metodol\u00f3gicos en los procesos de ense\u00f1anza/aprendi-zaje. En este contexto, el software social aparece como una herramienta que, estrat\u00e9gicamente utilizada, puede generar consistentes innovaciones pedag\u00f3gicas. En este trabajo se presenta un estudio del uso estrat\u00e9-gico y constructivista de los blogs. Durante el curso 2008/09, alumnos de tres cursos y especialidades dis-tintas de Magisterio de la Universidad de Extremadura compartieron pr\u00e1cticas y reflexionaron activamente so-bre su propio proceso acad\u00e9mico a trav\u00e9s de los blogs. Se analizan espec\u00edficamente sus concepciones sobre la introducci\u00f3n de las TIC y los blogs en el aula. Se detecta que cuando el alumnado tiene oportunidades para de-cidir algunos aspectos de su formaci\u00f3n, \u00e9sta se hace m\u00e1s consciente y motivadora, y mejora sensiblemente, en este caso con el uso de tecnolog\u00edas novedosas como los blogs, resultando, por ello, un importante y \u00fatil re-curso pedag\u00f3gico en la formaci\u00f3n de los estudiantes. Palabras clave: cuaderno de bit\u00e1cora, software social, innovaci\u00f3n, formaci\u00f3n del profesorado, blog, edublog. Abstract: Today Education is characterized by the use of Information and Communication Technologies, as well as the adaptation to the European Higher Educa-tion Space. In this environment, the social software turns up as a tool that, strategically used, can lead to interesting pedagogical innovations. This article shows an innovative experience developed during the aca-demic year 2008/2009. Using blogs strategically and from a constructive view, the students of three different courses and specialities of Teacher Training in the Uni-versity of Extremadura shared practices and reflected actively on their own training process. Finally, it was found that whenever a student was offered the oppor-tunity of deciding some aspects of their training, this training improved, in this case even promoting the use of original technologies as blogs, which has been found as an important and useful pedagogical resource in ed-ucation.", "author" : [ { "dropping-particle" : "", "family" : "AGUADED G\u00d3MEZ", "given" : "JOS\u00c9 IGNACIO", "non-dropping-particle" : "", "parse-names" : false, "suffix" : "" }, { "dropping-particle" : "", "family" : "L\u00d3PEZ MENESES", "given" : "ELOY", "non-dropping-particle" : "", "parse-names" : false, "suffix" : "" }, { "dropping-particle" : "", "family" : "D\u00cdAZ", "given" : "LAURA ALONSO", "non-dropping-particle" : "", "parse-names" : false, "suffix" : "" } ], "id" : "ITEM-1", "issued" : { "date-parts" : [ [ "0" ] ] }, "title" : "Formacion del profesorado y software social", "type" : "article-journal" }, "uris" : [ "http://www.mendeley.com/documents/?uuid=d712a011-37b4-3d51-a48e-f06a08576a71" ] } ], "mendeley" : { "formattedCitation" : "(AGUADED G\u00d3MEZ, L\u00d3PEZ MENESES, &amp; D\u00cdAZ, n.d.)", "plainTextFormattedCitation" : "(AGUADED G\u00d3MEZ, L\u00d3PEZ MENESES, &amp; D\u00cdAZ, n.d.)", "previouslyFormattedCitation" : "(AGUADED G\u00d3MEZ, L\u00d3PEZ MENESES, &amp; D\u00cdAZ, n.d.)" }, "properties" : { "noteIndex" : 0 }, "schema" : "https://github.com/citation-style-language/schema/raw/master/csl-citation.json" }</w:instrText>
      </w:r>
      <w:r w:rsidRPr="00C661D5">
        <w:rPr>
          <w:sz w:val="24"/>
          <w:szCs w:val="24"/>
        </w:rPr>
        <w:fldChar w:fldCharType="separate"/>
      </w:r>
      <w:r w:rsidRPr="00C661D5">
        <w:rPr>
          <w:noProof/>
          <w:sz w:val="24"/>
          <w:szCs w:val="24"/>
        </w:rPr>
        <w:t>(AGUADED GÓMEZ, LÓPEZ MENESES, &amp; DÍAZ, n.d.)</w:t>
      </w:r>
      <w:r w:rsidRPr="00C661D5">
        <w:rPr>
          <w:sz w:val="24"/>
          <w:szCs w:val="24"/>
        </w:rPr>
        <w:fldChar w:fldCharType="end"/>
      </w:r>
      <w:r w:rsidRPr="00C661D5">
        <w:rPr>
          <w:sz w:val="24"/>
          <w:szCs w:val="24"/>
        </w:rPr>
        <w:t>, “</w:t>
      </w:r>
      <w:r w:rsidRPr="00C661D5">
        <w:rPr>
          <w:i/>
          <w:sz w:val="24"/>
          <w:szCs w:val="24"/>
        </w:rPr>
        <w:t>La mejora de los procesos, significa optimizar la efectividad y la eficiencia, mejorando también los controles, reforzando los mecanismos internos para responder a las contingencias y las demandas de nuevos y futuros clientes</w:t>
      </w:r>
      <w:r w:rsidRPr="00C661D5">
        <w:rPr>
          <w:sz w:val="24"/>
          <w:szCs w:val="24"/>
        </w:rPr>
        <w:t>”.</w:t>
      </w:r>
    </w:p>
    <w:p w14:paraId="471AC59E" w14:textId="77777777" w:rsidR="00C661D5" w:rsidRPr="00C661D5" w:rsidRDefault="00C661D5" w:rsidP="00C661D5">
      <w:pPr>
        <w:tabs>
          <w:tab w:val="left" w:pos="80"/>
        </w:tabs>
        <w:spacing w:before="60" w:line="360" w:lineRule="auto"/>
        <w:rPr>
          <w:sz w:val="24"/>
          <w:szCs w:val="24"/>
        </w:rPr>
      </w:pPr>
    </w:p>
    <w:p w14:paraId="691C0C8C" w14:textId="77777777" w:rsidR="00C661D5" w:rsidRPr="00C661D5" w:rsidRDefault="00C661D5" w:rsidP="00C661D5">
      <w:pPr>
        <w:tabs>
          <w:tab w:val="left" w:pos="80"/>
        </w:tabs>
        <w:spacing w:before="60" w:line="360" w:lineRule="auto"/>
        <w:rPr>
          <w:sz w:val="24"/>
          <w:szCs w:val="24"/>
        </w:rPr>
      </w:pPr>
      <w:r w:rsidRPr="00C661D5">
        <w:rPr>
          <w:sz w:val="24"/>
          <w:szCs w:val="24"/>
        </w:rPr>
        <w:t>En las Unidades Tecnológicas de Santander se encuentran proyectos relacionados con la optimización de procesos, el software mejora la confiabilidad, el acceso y permite estructurar la organización de la información manteniendo la integridad y la seguridad de los datos. Uno de estos proyectos consiste en una aplicación web para la gestión de los planes de aula de las Unidades Tecnológicas de Santander y el otro fue un prototipo realizado para el formato RDC-54 de las Unidades Tecnológicas de Santander el cual actualmente se considera la base para el desarrollo de la actual propuesta.</w:t>
      </w:r>
    </w:p>
    <w:p w14:paraId="741A4201" w14:textId="77777777" w:rsidR="003F1952" w:rsidRPr="00C661D5" w:rsidRDefault="003F1952">
      <w:pPr>
        <w:rPr>
          <w:color w:val="A6A6A6"/>
          <w:sz w:val="24"/>
          <w:szCs w:val="24"/>
        </w:rPr>
      </w:pPr>
    </w:p>
    <w:p w14:paraId="2E6316D4" w14:textId="77777777" w:rsidR="003F1952" w:rsidRPr="00C661D5" w:rsidRDefault="003F1952">
      <w:pPr>
        <w:rPr>
          <w:sz w:val="24"/>
          <w:szCs w:val="24"/>
        </w:rPr>
      </w:pPr>
    </w:p>
    <w:p w14:paraId="2A6F7D3D" w14:textId="77777777" w:rsidR="003F1952" w:rsidRPr="00C661D5" w:rsidRDefault="003F1952">
      <w:pPr>
        <w:rPr>
          <w:sz w:val="24"/>
          <w:szCs w:val="24"/>
        </w:rPr>
      </w:pPr>
    </w:p>
    <w:p w14:paraId="122445CF"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1496D5F7" w14:textId="77777777" w:rsidR="003F1952" w:rsidRDefault="000C1B85">
      <w:pPr>
        <w:pStyle w:val="Ttulo1"/>
        <w:numPr>
          <w:ilvl w:val="0"/>
          <w:numId w:val="11"/>
        </w:numPr>
        <w:ind w:hanging="432"/>
      </w:pPr>
      <w:bookmarkStart w:id="15" w:name="_Toc487057269"/>
      <w:r w:rsidRPr="00C661D5">
        <w:lastRenderedPageBreak/>
        <w:t>MARCOS REFERENCIALES</w:t>
      </w:r>
      <w:bookmarkEnd w:id="15"/>
    </w:p>
    <w:p w14:paraId="799B2E4F" w14:textId="77777777" w:rsidR="00AB320A" w:rsidRPr="00AB320A" w:rsidRDefault="00AB320A" w:rsidP="00AB320A"/>
    <w:p w14:paraId="514C74C6" w14:textId="77777777" w:rsidR="00AB320A" w:rsidRDefault="000C1B85" w:rsidP="00AB320A">
      <w:pPr>
        <w:pStyle w:val="Ttulo3"/>
        <w:keepLines/>
        <w:spacing w:before="280" w:after="80"/>
        <w:contextualSpacing w:val="0"/>
        <w:jc w:val="both"/>
      </w:pPr>
      <w:bookmarkStart w:id="16" w:name="_Toc487057270"/>
      <w:r w:rsidRPr="00C661D5">
        <w:t>2.1. MARCO TEÓRICO</w:t>
      </w:r>
      <w:bookmarkEnd w:id="16"/>
    </w:p>
    <w:p w14:paraId="7D28B54E" w14:textId="77777777" w:rsidR="00AB320A" w:rsidRPr="00AB320A" w:rsidRDefault="00AB320A" w:rsidP="00AB320A">
      <w:pPr>
        <w:tabs>
          <w:tab w:val="left" w:pos="80"/>
        </w:tabs>
        <w:spacing w:before="60" w:line="360" w:lineRule="auto"/>
        <w:rPr>
          <w:sz w:val="24"/>
          <w:szCs w:val="24"/>
        </w:rPr>
      </w:pPr>
      <w:r w:rsidRPr="00AB320A">
        <w:rPr>
          <w:sz w:val="24"/>
          <w:szCs w:val="24"/>
        </w:rPr>
        <w:t>Actualmente en las Unidades Tecnológicas de Santander se maneja el plan de trabajo del docente mediante el formato RDC-54, se consultó por medio de una entrevista a algunos docentes de las Unidades Tecnológicas de Santander, los cuales cumplen con las condiciones de ser docentes tiempo completo y por lo tanto, tienen conocimiento de cómo es el formato.</w:t>
      </w:r>
    </w:p>
    <w:p w14:paraId="1DC06853" w14:textId="77777777" w:rsidR="00AB320A" w:rsidRPr="00AB320A" w:rsidRDefault="00AB320A" w:rsidP="00AB320A">
      <w:pPr>
        <w:tabs>
          <w:tab w:val="left" w:pos="80"/>
        </w:tabs>
        <w:spacing w:before="60" w:line="360" w:lineRule="auto"/>
        <w:rPr>
          <w:sz w:val="24"/>
          <w:szCs w:val="24"/>
        </w:rPr>
      </w:pPr>
    </w:p>
    <w:p w14:paraId="796EFCB5" w14:textId="77777777" w:rsidR="00AB320A" w:rsidRPr="00AB320A" w:rsidRDefault="00AB320A" w:rsidP="00AB320A">
      <w:pPr>
        <w:tabs>
          <w:tab w:val="left" w:pos="80"/>
        </w:tabs>
        <w:spacing w:before="60" w:line="360" w:lineRule="auto"/>
        <w:rPr>
          <w:i/>
          <w:sz w:val="24"/>
          <w:szCs w:val="24"/>
        </w:rPr>
      </w:pPr>
      <w:r w:rsidRPr="00AB320A">
        <w:rPr>
          <w:sz w:val="24"/>
          <w:szCs w:val="24"/>
        </w:rPr>
        <w:t>A continuación se recopila una síntesis de la entrevista hecha a algunos docentes acerca del formato RDC-54:</w:t>
      </w:r>
      <w:r w:rsidRPr="00AB320A">
        <w:rPr>
          <w:i/>
          <w:sz w:val="24"/>
          <w:szCs w:val="24"/>
        </w:rPr>
        <w:t xml:space="preserve"> </w:t>
      </w:r>
    </w:p>
    <w:p w14:paraId="31E1B3AD"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tiempo que se demora el ingreso de los datos en el RDC-54 es de una a dos horas, luego este documento pasa a revisión, si encuentran alguna inconsistencia es devuelto para que se le realicen los respectivos arreglos”, </w:t>
      </w:r>
      <w:r w:rsidRPr="00AB320A">
        <w:rPr>
          <w:sz w:val="24"/>
          <w:szCs w:val="24"/>
        </w:rPr>
        <w:t>según el docente, “</w:t>
      </w:r>
      <w:r w:rsidRPr="00AB320A">
        <w:rPr>
          <w:i/>
          <w:sz w:val="24"/>
          <w:szCs w:val="24"/>
        </w:rPr>
        <w:t xml:space="preserve">en un semestre es posible generar entre 20 a 50 versiones, es necesario mejorar el sistema actual, un software facilitará la edición del formato”. </w:t>
      </w:r>
      <w:r w:rsidRPr="00AB320A">
        <w:rPr>
          <w:sz w:val="24"/>
          <w:szCs w:val="24"/>
        </w:rPr>
        <w:t>Le consultamos si conocía el modo de realizar estos procesos en otras instituciones:</w:t>
      </w:r>
      <w:r w:rsidRPr="00AB320A">
        <w:rPr>
          <w:i/>
          <w:sz w:val="24"/>
          <w:szCs w:val="24"/>
        </w:rPr>
        <w:t xml:space="preserve"> “En cuanto a otras universidades como la UCC la parte administrativa se encarga de generar el plan para el docente cada semestre”.</w:t>
      </w:r>
    </w:p>
    <w:p w14:paraId="3AB6BA81"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 xml:space="preserve">“El RDC-54 se llena en una hora aproximadamente, pero el principal problema es la cantidad de versiones que surgen en un semestre, han llegado a ser casi 50 porque el formato está en constante cambio y esto implica modificarlo para que se acomode a las nuevas exigencias, en ocasiones se pierden los archivos. La parte más tediosa a la hora de llenar </w:t>
      </w:r>
      <w:r w:rsidRPr="00AB320A">
        <w:rPr>
          <w:i/>
          <w:sz w:val="24"/>
          <w:szCs w:val="24"/>
        </w:rPr>
        <w:lastRenderedPageBreak/>
        <w:t>el RDC-54 es estar verificando constantemente que las 3 partes del formato (actividades, productos, horario) encajen, por esta razón, la idea de un software me parece una excelente opción, la información estará más segura, habrá mayor control de los datos y se podrá acceder desde cualquier sitio.”</w:t>
      </w:r>
    </w:p>
    <w:p w14:paraId="0F1DCBB8" w14:textId="77777777" w:rsidR="00AB320A" w:rsidRPr="00AB320A" w:rsidRDefault="00AB320A" w:rsidP="00AB320A">
      <w:pPr>
        <w:numPr>
          <w:ilvl w:val="0"/>
          <w:numId w:val="13"/>
        </w:numPr>
        <w:tabs>
          <w:tab w:val="left" w:pos="80"/>
        </w:tabs>
        <w:spacing w:before="60" w:line="360" w:lineRule="auto"/>
        <w:ind w:hanging="360"/>
        <w:contextualSpacing/>
        <w:rPr>
          <w:i/>
          <w:sz w:val="24"/>
          <w:szCs w:val="24"/>
        </w:rPr>
      </w:pPr>
      <w:r w:rsidRPr="00AB320A">
        <w:rPr>
          <w:i/>
          <w:sz w:val="24"/>
          <w:szCs w:val="24"/>
        </w:rPr>
        <w:t>“Es importante tener un software para el RDC-54, se agiliza el tiempo que le dedicamos, las modificaciones que se realizan al formato son más de 10 en el semestre porque siempre sale algo mal. Con respecto a otras instituciones, en la UIS los docentes se dedican a dar clase, los formatos de calidad, y demás documentos de acreditación lo realizan un grupo de personas que contratan específicamente para ello.”</w:t>
      </w:r>
    </w:p>
    <w:p w14:paraId="051D180E" w14:textId="77777777" w:rsidR="00AB320A" w:rsidRPr="00AB320A" w:rsidRDefault="00AB320A" w:rsidP="00AB320A">
      <w:pPr>
        <w:tabs>
          <w:tab w:val="left" w:pos="80"/>
        </w:tabs>
        <w:spacing w:before="60" w:line="360" w:lineRule="auto"/>
        <w:rPr>
          <w:i/>
          <w:sz w:val="24"/>
          <w:szCs w:val="24"/>
        </w:rPr>
      </w:pPr>
    </w:p>
    <w:p w14:paraId="48308C21" w14:textId="77777777" w:rsidR="00AB320A" w:rsidRPr="00AB320A" w:rsidRDefault="00AB320A" w:rsidP="00AB320A">
      <w:pPr>
        <w:tabs>
          <w:tab w:val="left" w:pos="80"/>
        </w:tabs>
        <w:spacing w:before="60" w:line="360" w:lineRule="auto"/>
        <w:ind w:right="240"/>
        <w:rPr>
          <w:sz w:val="24"/>
          <w:szCs w:val="24"/>
        </w:rPr>
      </w:pPr>
      <w:r w:rsidRPr="00AB320A">
        <w:rPr>
          <w:sz w:val="24"/>
          <w:szCs w:val="24"/>
        </w:rPr>
        <w:t>La realización del software planteado aportaría los siguientes beneficios:</w:t>
      </w:r>
    </w:p>
    <w:p w14:paraId="097CACED"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Facilita a los docentes la digitación del formato RDC-54 de las Unidades Tecnológicas de Santander.</w:t>
      </w:r>
    </w:p>
    <w:p w14:paraId="0F02B8E6"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control porcentual de las actividades, productos y horas minimiza los errores al finalizar el documento.</w:t>
      </w:r>
    </w:p>
    <w:p w14:paraId="767BF6E4"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Los docentes podrán generar un reporte al finalizar, el cual contiene la información explícita del formato RDC-54.</w:t>
      </w:r>
    </w:p>
    <w:p w14:paraId="0CBB7088"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El software permitirá el ingreso a la plataforma desde cualquier equipo con acceso a internet.</w:t>
      </w:r>
    </w:p>
    <w:p w14:paraId="0DD8D3DF" w14:textId="77777777" w:rsidR="00AB320A" w:rsidRPr="00AB320A" w:rsidRDefault="00AB320A" w:rsidP="00AB320A">
      <w:pPr>
        <w:numPr>
          <w:ilvl w:val="0"/>
          <w:numId w:val="16"/>
        </w:numPr>
        <w:tabs>
          <w:tab w:val="left" w:pos="80"/>
        </w:tabs>
        <w:spacing w:before="60" w:line="360" w:lineRule="auto"/>
        <w:ind w:left="0" w:right="240" w:firstLine="0"/>
        <w:contextualSpacing/>
        <w:rPr>
          <w:sz w:val="24"/>
          <w:szCs w:val="24"/>
        </w:rPr>
      </w:pPr>
      <w:r w:rsidRPr="00AB320A">
        <w:rPr>
          <w:sz w:val="24"/>
          <w:szCs w:val="24"/>
        </w:rPr>
        <w:t>La modificación será sencilla y no habrá preocupación por pérdida de la información.</w:t>
      </w:r>
    </w:p>
    <w:p w14:paraId="5244C9E8" w14:textId="77777777" w:rsidR="00AB320A" w:rsidRPr="00AB320A" w:rsidRDefault="00AB320A" w:rsidP="00AB320A">
      <w:pPr>
        <w:tabs>
          <w:tab w:val="left" w:pos="80"/>
        </w:tabs>
        <w:spacing w:before="60" w:line="360" w:lineRule="auto"/>
        <w:ind w:right="240"/>
        <w:rPr>
          <w:sz w:val="24"/>
          <w:szCs w:val="24"/>
          <w:shd w:val="clear" w:color="auto" w:fill="FCE5CD"/>
        </w:rPr>
      </w:pPr>
    </w:p>
    <w:p w14:paraId="3402B674" w14:textId="77777777" w:rsidR="00AB320A" w:rsidRPr="00AB320A" w:rsidRDefault="001E0F5E" w:rsidP="00AB320A">
      <w:pPr>
        <w:keepNext/>
        <w:keepLines/>
        <w:tabs>
          <w:tab w:val="left" w:pos="80"/>
        </w:tabs>
        <w:spacing w:before="280" w:after="80" w:line="360" w:lineRule="auto"/>
        <w:outlineLvl w:val="2"/>
        <w:rPr>
          <w:b/>
          <w:sz w:val="24"/>
          <w:szCs w:val="24"/>
        </w:rPr>
      </w:pPr>
      <w:bookmarkStart w:id="17" w:name="_beik651inivt" w:colFirst="0" w:colLast="0"/>
      <w:bookmarkEnd w:id="17"/>
      <w:r>
        <w:rPr>
          <w:b/>
          <w:sz w:val="24"/>
          <w:szCs w:val="24"/>
        </w:rPr>
        <w:lastRenderedPageBreak/>
        <w:t>2.2</w:t>
      </w:r>
      <w:r w:rsidR="00AB320A" w:rsidRPr="00AB320A">
        <w:rPr>
          <w:b/>
          <w:sz w:val="24"/>
          <w:szCs w:val="24"/>
        </w:rPr>
        <w:t xml:space="preserve"> MARCO LEGAL</w:t>
      </w:r>
    </w:p>
    <w:p w14:paraId="671E4C91" w14:textId="77777777" w:rsidR="00AB320A" w:rsidRPr="00AB320A" w:rsidRDefault="00AB320A" w:rsidP="00AB320A">
      <w:pPr>
        <w:keepNext/>
        <w:tabs>
          <w:tab w:val="left" w:pos="80"/>
        </w:tabs>
        <w:spacing w:before="120" w:after="120"/>
        <w:jc w:val="left"/>
        <w:rPr>
          <w:color w:val="FF0000"/>
          <w:sz w:val="24"/>
          <w:szCs w:val="24"/>
        </w:rPr>
      </w:pPr>
    </w:p>
    <w:p w14:paraId="106C3B02" w14:textId="77777777" w:rsidR="00AB320A" w:rsidRPr="00AB320A" w:rsidRDefault="00AB320A" w:rsidP="00AB320A">
      <w:pPr>
        <w:numPr>
          <w:ilvl w:val="0"/>
          <w:numId w:val="15"/>
        </w:numPr>
        <w:tabs>
          <w:tab w:val="left" w:pos="80"/>
        </w:tabs>
        <w:spacing w:before="60" w:line="360" w:lineRule="auto"/>
        <w:ind w:left="0" w:firstLine="0"/>
        <w:rPr>
          <w:sz w:val="24"/>
          <w:szCs w:val="24"/>
        </w:rPr>
      </w:pPr>
      <w:r w:rsidRPr="00AB320A">
        <w:rPr>
          <w:sz w:val="24"/>
          <w:szCs w:val="24"/>
        </w:rPr>
        <w:t>Derechos de los Usuarios en relación a sus datos personales.</w:t>
      </w:r>
    </w:p>
    <w:p w14:paraId="23207785" w14:textId="77777777" w:rsidR="00AB320A" w:rsidRPr="00AB320A" w:rsidRDefault="00AB320A" w:rsidP="00AB320A">
      <w:pPr>
        <w:tabs>
          <w:tab w:val="left" w:pos="80"/>
        </w:tabs>
        <w:spacing w:before="60" w:line="360" w:lineRule="auto"/>
        <w:rPr>
          <w:sz w:val="24"/>
          <w:szCs w:val="24"/>
        </w:rPr>
      </w:pPr>
    </w:p>
    <w:p w14:paraId="2F960135"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En cumplimiento de lo dispuesto en la normativa aplicable se informa de la existencia de un fichero automatizado de datos personales. Al usuario se le reconocen los derechos de acceso, rectificación, cancelación y oposición al tratamiento de datos personales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28B92A91" w14:textId="77777777" w:rsidR="00AB320A" w:rsidRPr="00AB320A" w:rsidRDefault="00AB320A" w:rsidP="00AB320A">
      <w:pPr>
        <w:tabs>
          <w:tab w:val="left" w:pos="80"/>
        </w:tabs>
        <w:spacing w:before="60" w:line="360" w:lineRule="auto"/>
        <w:rPr>
          <w:sz w:val="24"/>
          <w:szCs w:val="24"/>
        </w:rPr>
      </w:pPr>
    </w:p>
    <w:p w14:paraId="62A2CE1F"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Uso de cookies</w:t>
      </w:r>
    </w:p>
    <w:p w14:paraId="1ACA661D" w14:textId="77777777" w:rsidR="00AB320A" w:rsidRPr="00AB320A" w:rsidRDefault="00AB320A" w:rsidP="00AB320A">
      <w:pPr>
        <w:tabs>
          <w:tab w:val="left" w:pos="80"/>
        </w:tabs>
        <w:spacing w:before="60" w:line="360" w:lineRule="auto"/>
        <w:rPr>
          <w:sz w:val="24"/>
          <w:szCs w:val="24"/>
        </w:rPr>
      </w:pPr>
    </w:p>
    <w:p w14:paraId="61BC1AC2" w14:textId="77777777" w:rsidR="00AB320A" w:rsidRPr="00AB320A" w:rsidRDefault="00AB320A" w:rsidP="00AB320A">
      <w:pPr>
        <w:tabs>
          <w:tab w:val="left" w:pos="80"/>
        </w:tabs>
        <w:spacing w:before="60" w:line="360" w:lineRule="auto"/>
        <w:rPr>
          <w:sz w:val="24"/>
          <w:szCs w:val="24"/>
        </w:rPr>
      </w:pPr>
      <w:r w:rsidRPr="00AB320A">
        <w:rPr>
          <w:sz w:val="24"/>
          <w:szCs w:val="24"/>
        </w:rPr>
        <w:t>La página web usa cookies que son utilizadas por la web como ficheros que se envían por un servidor web para registrar las actividades del usuario en la página web y permitir la navegación más</w:t>
      </w:r>
      <w:r w:rsidRPr="00AB320A">
        <w:rPr>
          <w:b/>
          <w:sz w:val="24"/>
          <w:szCs w:val="24"/>
        </w:rPr>
        <w:t xml:space="preserve"> </w:t>
      </w:r>
      <w:r w:rsidRPr="00AB320A">
        <w:rPr>
          <w:sz w:val="24"/>
          <w:szCs w:val="24"/>
        </w:rPr>
        <w:t xml:space="preserve">fluida y personalizada. El usuario tiene la posibilidad de configurar su navegador para impedir la entrada de éstas, bloquearlas o, en su caso, eliminarlas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085B7579" w14:textId="77777777" w:rsidR="00AB320A" w:rsidRPr="00AB320A" w:rsidRDefault="00AB320A" w:rsidP="00AB320A">
      <w:pPr>
        <w:tabs>
          <w:tab w:val="left" w:pos="80"/>
        </w:tabs>
        <w:spacing w:before="60" w:line="360" w:lineRule="auto"/>
        <w:rPr>
          <w:sz w:val="24"/>
          <w:szCs w:val="24"/>
        </w:rPr>
      </w:pPr>
    </w:p>
    <w:p w14:paraId="37B65323" w14:textId="77777777" w:rsidR="00AB320A" w:rsidRPr="00AB320A" w:rsidRDefault="00AB320A" w:rsidP="00AB320A">
      <w:pPr>
        <w:numPr>
          <w:ilvl w:val="0"/>
          <w:numId w:val="14"/>
        </w:numPr>
        <w:tabs>
          <w:tab w:val="left" w:pos="80"/>
        </w:tabs>
        <w:spacing w:before="60" w:line="360" w:lineRule="auto"/>
        <w:ind w:left="0"/>
        <w:rPr>
          <w:sz w:val="24"/>
          <w:szCs w:val="24"/>
        </w:rPr>
      </w:pPr>
      <w:r w:rsidRPr="00AB320A">
        <w:rPr>
          <w:sz w:val="24"/>
          <w:szCs w:val="24"/>
        </w:rPr>
        <w:t>Cesión de datos personales de los usuarios a terceros</w:t>
      </w:r>
    </w:p>
    <w:p w14:paraId="68A037AF" w14:textId="77777777" w:rsidR="00AB320A" w:rsidRPr="00AB320A" w:rsidRDefault="00AB320A" w:rsidP="00AB320A">
      <w:pPr>
        <w:tabs>
          <w:tab w:val="left" w:pos="80"/>
        </w:tabs>
        <w:spacing w:before="60" w:line="360" w:lineRule="auto"/>
        <w:rPr>
          <w:sz w:val="24"/>
          <w:szCs w:val="24"/>
        </w:rPr>
      </w:pPr>
    </w:p>
    <w:p w14:paraId="658529D6" w14:textId="77777777" w:rsidR="00AB320A" w:rsidRPr="00AB320A" w:rsidRDefault="00AB320A" w:rsidP="00AB320A">
      <w:pPr>
        <w:tabs>
          <w:tab w:val="left" w:pos="80"/>
        </w:tabs>
        <w:spacing w:before="60" w:line="360" w:lineRule="auto"/>
        <w:rPr>
          <w:sz w:val="24"/>
          <w:szCs w:val="24"/>
        </w:rPr>
      </w:pPr>
      <w:r w:rsidRPr="00AB320A">
        <w:rPr>
          <w:sz w:val="24"/>
          <w:szCs w:val="24"/>
        </w:rPr>
        <w:t xml:space="preserve">No se cederá a terceros los datos personales de los usuarios que se recogen a través de la página Web sin su consentimiento expreso. Sin perjuicio de lo anterior, el usuario consiente en que se cedan sus datos personales cuando así sea requerido por las autoridades administrativas competentes o por mandato </w:t>
      </w:r>
      <w:r w:rsidRPr="00AB320A">
        <w:rPr>
          <w:sz w:val="24"/>
          <w:szCs w:val="24"/>
        </w:rPr>
        <w:lastRenderedPageBreak/>
        <w:t xml:space="preserve">judicial </w:t>
      </w:r>
      <w:r w:rsidRPr="00AB320A">
        <w:rPr>
          <w:sz w:val="24"/>
          <w:szCs w:val="24"/>
        </w:rPr>
        <w:fldChar w:fldCharType="begin" w:fldLock="1"/>
      </w:r>
      <w:r w:rsidRPr="00AB320A">
        <w:rPr>
          <w:sz w:val="24"/>
          <w:szCs w:val="24"/>
        </w:rPr>
        <w:instrText>ADDIN CSL_CITATION { "citationItems" : [ { "id" : "ITEM-1", "itemData" : { "id" : "ITEM-1", "issued" : { "date-parts" : [ [ "0" ] ] }, "title" : "Pol\u00edticas de Privacidad y Condiciones de Uso", "type" : "article-journal" }, "uris" : [ "http://www.mendeley.com/documents/?uuid=875cd9e7-48ef-3b01-acb8-004c222abf1d" ] } ], "mendeley" : { "formattedCitation" : "(\u201cPol\u00edticas de Privacidad y Condiciones de Uso,\u201d n.d.)", "plainTextFormattedCitation" : "(\u201cPol\u00edticas de Privacidad y Condiciones de Uso,\u201d n.d.)", "previouslyFormattedCitation" : "(\u201cPol\u00edticas de Privacidad y Condiciones de Uso,\u201d n.d.)" }, "properties" : { "noteIndex" : 0 }, "schema" : "https://github.com/citation-style-language/schema/raw/master/csl-citation.json" }</w:instrText>
      </w:r>
      <w:r w:rsidRPr="00AB320A">
        <w:rPr>
          <w:sz w:val="24"/>
          <w:szCs w:val="24"/>
        </w:rPr>
        <w:fldChar w:fldCharType="separate"/>
      </w:r>
      <w:r w:rsidRPr="00AB320A">
        <w:rPr>
          <w:noProof/>
          <w:sz w:val="24"/>
          <w:szCs w:val="24"/>
        </w:rPr>
        <w:t>(“Políticas de Privacidad y Condiciones de Uso,” n.d.)</w:t>
      </w:r>
      <w:r w:rsidRPr="00AB320A">
        <w:rPr>
          <w:sz w:val="24"/>
          <w:szCs w:val="24"/>
        </w:rPr>
        <w:fldChar w:fldCharType="end"/>
      </w:r>
    </w:p>
    <w:p w14:paraId="40A2DAD9" w14:textId="77777777" w:rsidR="00AB320A" w:rsidRPr="00AB320A" w:rsidRDefault="00AB320A" w:rsidP="00AB320A">
      <w:pPr>
        <w:tabs>
          <w:tab w:val="left" w:pos="80"/>
        </w:tabs>
        <w:spacing w:before="60" w:line="360" w:lineRule="auto"/>
        <w:rPr>
          <w:sz w:val="24"/>
          <w:szCs w:val="24"/>
        </w:rPr>
      </w:pPr>
    </w:p>
    <w:p w14:paraId="42B28415" w14:textId="77777777" w:rsidR="00AB320A" w:rsidRPr="00AB320A" w:rsidRDefault="00AB320A" w:rsidP="00AB320A">
      <w:pPr>
        <w:tabs>
          <w:tab w:val="left" w:pos="80"/>
        </w:tabs>
        <w:spacing w:before="60" w:line="360" w:lineRule="auto"/>
        <w:rPr>
          <w:sz w:val="24"/>
          <w:szCs w:val="24"/>
        </w:rPr>
      </w:pPr>
      <w:r w:rsidRPr="00AB320A">
        <w:rPr>
          <w:sz w:val="24"/>
          <w:szCs w:val="24"/>
        </w:rPr>
        <w:t>"La Constitución Política de Colombia  promueve el uso activo de las TIC como herramienta para reducir las brechas económica, social y digital en materia de soluciones informáticas representada en la proclamación de los principios de justicia, equidad, educación, salud, cultura y transparencia".</w:t>
      </w:r>
    </w:p>
    <w:p w14:paraId="5581FDE2" w14:textId="77777777" w:rsidR="00AB320A" w:rsidRPr="00AB320A" w:rsidRDefault="00AB320A" w:rsidP="00AB320A">
      <w:pPr>
        <w:tabs>
          <w:tab w:val="left" w:pos="80"/>
        </w:tabs>
        <w:spacing w:before="60" w:line="360" w:lineRule="auto"/>
        <w:rPr>
          <w:sz w:val="24"/>
          <w:szCs w:val="24"/>
        </w:rPr>
      </w:pPr>
      <w:r w:rsidRPr="00AB320A">
        <w:rPr>
          <w:sz w:val="24"/>
          <w:szCs w:val="24"/>
        </w:rPr>
        <w:br/>
        <w:t>"La Ley 715 de 2001 que ha brindado la oportunidad de trascender desde un sector “con baja cantidad y calidad de información a un sector con un conjunto completo de información pertinente, oportuna y de calidad en diferentes aspectos relevantes para la gestión de cada nivel en el sector” (Plan Nacional de Tecnologías de la Información y las Comunicaciones, 2008: 35).</w:t>
      </w:r>
    </w:p>
    <w:p w14:paraId="76F5A249" w14:textId="77777777" w:rsidR="00AB320A" w:rsidRPr="00AB320A" w:rsidRDefault="00AB320A" w:rsidP="00AB320A">
      <w:pPr>
        <w:tabs>
          <w:tab w:val="left" w:pos="80"/>
        </w:tabs>
        <w:spacing w:before="60" w:line="360" w:lineRule="auto"/>
        <w:rPr>
          <w:sz w:val="24"/>
          <w:szCs w:val="24"/>
        </w:rPr>
      </w:pPr>
      <w:r w:rsidRPr="00AB320A">
        <w:rPr>
          <w:sz w:val="24"/>
          <w:szCs w:val="24"/>
        </w:rPr>
        <w:br/>
        <w:t>"La Ley 1341 del 30 de julio de 2009 es una de las muestras más claras del esfuerzo del gobierno Colombiano por brindarle al país un marco normativo para el desarrollo del sector de Tecnologías de Información y Comunicaciones. Esta Ley promueve el acceso y uso de las TIC a través de su masificación, garantiza la libre competencia, el uso eficiente de la infraestructura y el espectro, y en especial, fortalece la protección de los derechos de los usuarios."</w:t>
      </w:r>
    </w:p>
    <w:p w14:paraId="485FCCE5" w14:textId="77777777" w:rsidR="00AB320A" w:rsidRPr="00AB320A" w:rsidRDefault="00AB320A" w:rsidP="00AB320A">
      <w:pPr>
        <w:tabs>
          <w:tab w:val="left" w:pos="80"/>
        </w:tabs>
        <w:spacing w:before="60" w:line="360" w:lineRule="auto"/>
        <w:rPr>
          <w:sz w:val="24"/>
          <w:szCs w:val="24"/>
        </w:rPr>
      </w:pPr>
    </w:p>
    <w:p w14:paraId="1E444921" w14:textId="77777777" w:rsidR="00AB320A" w:rsidRPr="00AB320A" w:rsidRDefault="001E0F5E" w:rsidP="00AB320A">
      <w:pPr>
        <w:keepNext/>
        <w:keepLines/>
        <w:tabs>
          <w:tab w:val="left" w:pos="80"/>
        </w:tabs>
        <w:spacing w:before="280" w:after="80" w:line="360" w:lineRule="auto"/>
        <w:outlineLvl w:val="2"/>
        <w:rPr>
          <w:b/>
          <w:sz w:val="24"/>
          <w:szCs w:val="24"/>
        </w:rPr>
      </w:pPr>
      <w:bookmarkStart w:id="18" w:name="_p0ej55wqpsea" w:colFirst="0" w:colLast="0"/>
      <w:bookmarkEnd w:id="18"/>
      <w:r>
        <w:rPr>
          <w:b/>
          <w:sz w:val="24"/>
          <w:szCs w:val="24"/>
        </w:rPr>
        <w:t>2.3</w:t>
      </w:r>
      <w:r w:rsidR="00AB320A" w:rsidRPr="00AB320A">
        <w:rPr>
          <w:b/>
          <w:sz w:val="24"/>
          <w:szCs w:val="24"/>
        </w:rPr>
        <w:t xml:space="preserve"> MARCO CONCEPTUAL</w:t>
      </w:r>
    </w:p>
    <w:p w14:paraId="3CB64BF5" w14:textId="77777777" w:rsidR="00AB320A" w:rsidRPr="00AB320A" w:rsidRDefault="00AB320A" w:rsidP="00AB320A">
      <w:pPr>
        <w:tabs>
          <w:tab w:val="left" w:pos="80"/>
        </w:tabs>
        <w:spacing w:before="60" w:line="360" w:lineRule="auto"/>
        <w:rPr>
          <w:sz w:val="24"/>
          <w:szCs w:val="24"/>
        </w:rPr>
      </w:pPr>
    </w:p>
    <w:p w14:paraId="388CCF18"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Plan de trabajo Docentes en las UTS: </w:t>
      </w:r>
      <w:r w:rsidRPr="00AB320A">
        <w:rPr>
          <w:sz w:val="24"/>
          <w:szCs w:val="24"/>
        </w:rPr>
        <w:t>Actividades y productos distribuidos en un margen de tiempo por un docente durante el periodo académico.</w:t>
      </w:r>
    </w:p>
    <w:p w14:paraId="0CF1A470" w14:textId="77777777" w:rsidR="00AB320A" w:rsidRPr="00AB320A" w:rsidRDefault="00AB320A" w:rsidP="00AB320A">
      <w:pPr>
        <w:tabs>
          <w:tab w:val="left" w:pos="80"/>
        </w:tabs>
        <w:spacing w:before="60" w:line="360" w:lineRule="auto"/>
        <w:rPr>
          <w:sz w:val="24"/>
          <w:szCs w:val="24"/>
        </w:rPr>
      </w:pPr>
    </w:p>
    <w:p w14:paraId="2D3E1290" w14:textId="77777777" w:rsidR="00AB320A" w:rsidRPr="00AB320A" w:rsidRDefault="00AB320A" w:rsidP="00AB320A">
      <w:pPr>
        <w:tabs>
          <w:tab w:val="left" w:pos="80"/>
        </w:tabs>
        <w:spacing w:before="60" w:line="360" w:lineRule="auto"/>
        <w:rPr>
          <w:sz w:val="24"/>
          <w:szCs w:val="24"/>
        </w:rPr>
      </w:pPr>
      <w:r w:rsidRPr="00AB320A">
        <w:rPr>
          <w:b/>
          <w:sz w:val="24"/>
          <w:szCs w:val="24"/>
        </w:rPr>
        <w:lastRenderedPageBreak/>
        <w:t>Formato R-DC-54 de las Unidades Tecnológicas de Santander:</w:t>
      </w:r>
      <w:r w:rsidRPr="00AB320A">
        <w:rPr>
          <w:sz w:val="24"/>
          <w:szCs w:val="24"/>
        </w:rPr>
        <w:t xml:space="preserve"> plantilla usada en las Unidades Tecnológicas de Santander para plasmar el plan de trabajo de cada docente.</w:t>
      </w:r>
    </w:p>
    <w:p w14:paraId="415AE8CB" w14:textId="77777777" w:rsidR="00AB320A" w:rsidRPr="00AB320A" w:rsidRDefault="00AB320A" w:rsidP="00AB320A">
      <w:pPr>
        <w:tabs>
          <w:tab w:val="left" w:pos="80"/>
        </w:tabs>
        <w:spacing w:before="60" w:line="360" w:lineRule="auto"/>
        <w:rPr>
          <w:sz w:val="24"/>
          <w:szCs w:val="24"/>
        </w:rPr>
      </w:pPr>
    </w:p>
    <w:p w14:paraId="57A17C5A" w14:textId="77777777" w:rsidR="00AB320A" w:rsidRPr="00AB320A" w:rsidRDefault="00AB320A" w:rsidP="00AB320A">
      <w:pPr>
        <w:tabs>
          <w:tab w:val="left" w:pos="80"/>
        </w:tabs>
        <w:spacing w:before="60" w:line="360" w:lineRule="auto"/>
        <w:rPr>
          <w:sz w:val="24"/>
          <w:szCs w:val="24"/>
        </w:rPr>
      </w:pPr>
      <w:r w:rsidRPr="00AB320A">
        <w:rPr>
          <w:b/>
          <w:sz w:val="24"/>
          <w:szCs w:val="24"/>
        </w:rPr>
        <w:t>Docente tiempo completo UTS:</w:t>
      </w:r>
      <w:r w:rsidRPr="00AB320A">
        <w:rPr>
          <w:sz w:val="24"/>
          <w:szCs w:val="24"/>
        </w:rPr>
        <w:t xml:space="preserve"> Docente contratado por las Unidades Tecnológicas de Santander que cumple con una carga horaria de 24 horas.</w:t>
      </w:r>
    </w:p>
    <w:p w14:paraId="692C62E8" w14:textId="77777777" w:rsidR="00AB320A" w:rsidRPr="00AB320A" w:rsidRDefault="00AB320A" w:rsidP="00AB320A">
      <w:pPr>
        <w:tabs>
          <w:tab w:val="left" w:pos="80"/>
        </w:tabs>
        <w:spacing w:before="60" w:line="360" w:lineRule="auto"/>
        <w:rPr>
          <w:sz w:val="24"/>
          <w:szCs w:val="24"/>
        </w:rPr>
      </w:pPr>
    </w:p>
    <w:p w14:paraId="66DB52CB" w14:textId="77777777" w:rsidR="00AB320A" w:rsidRPr="00AB320A" w:rsidRDefault="00AB320A" w:rsidP="00AB320A">
      <w:pPr>
        <w:tabs>
          <w:tab w:val="left" w:pos="80"/>
        </w:tabs>
        <w:spacing w:before="60" w:line="360" w:lineRule="auto"/>
        <w:rPr>
          <w:sz w:val="24"/>
          <w:szCs w:val="24"/>
        </w:rPr>
      </w:pPr>
      <w:r w:rsidRPr="00AB320A">
        <w:rPr>
          <w:b/>
          <w:sz w:val="24"/>
          <w:szCs w:val="24"/>
        </w:rPr>
        <w:t xml:space="preserve">Actividades Misionales: </w:t>
      </w:r>
      <w:r w:rsidRPr="00AB320A">
        <w:rPr>
          <w:sz w:val="24"/>
          <w:szCs w:val="24"/>
        </w:rPr>
        <w:t>Actividades que apoyan la misión de las Unidades Tecnológicas de Santander.</w:t>
      </w:r>
    </w:p>
    <w:p w14:paraId="070420E6" w14:textId="77777777" w:rsidR="003F1952" w:rsidRPr="00C661D5" w:rsidRDefault="003F1952">
      <w:pPr>
        <w:rPr>
          <w:color w:val="FF0000"/>
          <w:sz w:val="24"/>
          <w:szCs w:val="24"/>
        </w:rPr>
      </w:pPr>
    </w:p>
    <w:p w14:paraId="446EC14A" w14:textId="77777777" w:rsidR="003F1952" w:rsidRPr="00C661D5" w:rsidRDefault="003F1952">
      <w:pPr>
        <w:rPr>
          <w:sz w:val="24"/>
          <w:szCs w:val="24"/>
        </w:rPr>
      </w:pPr>
    </w:p>
    <w:p w14:paraId="67FA1463"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7FED185E" w14:textId="77777777" w:rsidR="003F1952" w:rsidRPr="00C661D5" w:rsidRDefault="000C1B85">
      <w:pPr>
        <w:pStyle w:val="Ttulo1"/>
        <w:numPr>
          <w:ilvl w:val="0"/>
          <w:numId w:val="11"/>
        </w:numPr>
        <w:ind w:hanging="432"/>
        <w:rPr>
          <w:b w:val="0"/>
        </w:rPr>
      </w:pPr>
      <w:bookmarkStart w:id="19" w:name="_Toc487057273"/>
      <w:r w:rsidRPr="00C661D5">
        <w:lastRenderedPageBreak/>
        <w:t>DESARROLLO DEL TRABAJO DE GRADO</w:t>
      </w:r>
      <w:bookmarkEnd w:id="19"/>
    </w:p>
    <w:p w14:paraId="45CCB866" w14:textId="77777777" w:rsidR="003F1952" w:rsidRPr="00C661D5" w:rsidRDefault="003F1952">
      <w:pPr>
        <w:rPr>
          <w:sz w:val="24"/>
          <w:szCs w:val="24"/>
        </w:rPr>
      </w:pPr>
    </w:p>
    <w:p w14:paraId="59CAEA69" w14:textId="77777777" w:rsidR="003F1952" w:rsidRPr="00C661D5" w:rsidRDefault="003F1952">
      <w:pPr>
        <w:rPr>
          <w:sz w:val="24"/>
          <w:szCs w:val="24"/>
        </w:rPr>
      </w:pPr>
    </w:p>
    <w:p w14:paraId="588F9150" w14:textId="77777777" w:rsidR="003F1952" w:rsidRPr="00C661D5" w:rsidRDefault="000C1B85">
      <w:pPr>
        <w:widowControl/>
        <w:spacing w:line="360" w:lineRule="auto"/>
        <w:rPr>
          <w:sz w:val="24"/>
          <w:szCs w:val="24"/>
        </w:rPr>
      </w:pPr>
      <w:r w:rsidRPr="00C661D5">
        <w:rPr>
          <w:sz w:val="24"/>
          <w:szCs w:val="24"/>
        </w:rPr>
        <w:t xml:space="preserve">Como metodología de desarrollo decidimos usar el modelo de cascada, siendo un desarrollo a medida en el cual se tiene muy clara la problemática que se intenta solucionar, es conveniente usar una técnica que ataca directamente el punto débil del proceso convencional. </w:t>
      </w:r>
    </w:p>
    <w:p w14:paraId="16C69BBB" w14:textId="77777777" w:rsidR="003F1952" w:rsidRPr="00C661D5" w:rsidRDefault="003F1952">
      <w:pPr>
        <w:widowControl/>
        <w:spacing w:line="360" w:lineRule="auto"/>
        <w:rPr>
          <w:sz w:val="24"/>
          <w:szCs w:val="24"/>
        </w:rPr>
      </w:pPr>
    </w:p>
    <w:p w14:paraId="5C511D76" w14:textId="77777777" w:rsidR="003F1952" w:rsidRPr="00C661D5" w:rsidRDefault="000C1B85">
      <w:pPr>
        <w:widowControl/>
        <w:spacing w:line="360" w:lineRule="auto"/>
        <w:rPr>
          <w:sz w:val="24"/>
          <w:szCs w:val="24"/>
        </w:rPr>
      </w:pPr>
      <w:r w:rsidRPr="00C661D5">
        <w:rPr>
          <w:sz w:val="24"/>
          <w:szCs w:val="24"/>
        </w:rPr>
        <w:t>Por medio de herramientas como diagramas UML, obtenemos una visión clara de la estructura del proceso y en qué medida se puede mejorar.</w:t>
      </w:r>
    </w:p>
    <w:p w14:paraId="2EE4317A" w14:textId="77777777" w:rsidR="003F1952" w:rsidRPr="00C661D5" w:rsidRDefault="003F1952">
      <w:pPr>
        <w:widowControl/>
        <w:spacing w:line="360" w:lineRule="auto"/>
        <w:rPr>
          <w:sz w:val="24"/>
          <w:szCs w:val="24"/>
        </w:rPr>
      </w:pPr>
    </w:p>
    <w:p w14:paraId="034AE798" w14:textId="77777777" w:rsidR="003F1952" w:rsidRPr="00C661D5" w:rsidRDefault="003F1952">
      <w:pPr>
        <w:widowControl/>
        <w:spacing w:line="360" w:lineRule="auto"/>
        <w:rPr>
          <w:sz w:val="24"/>
          <w:szCs w:val="24"/>
        </w:rPr>
      </w:pPr>
    </w:p>
    <w:p w14:paraId="6BA376A0" w14:textId="77777777" w:rsidR="003F1952" w:rsidRPr="00C661D5" w:rsidRDefault="000C1B85" w:rsidP="00C25455">
      <w:pPr>
        <w:pStyle w:val="Ttulo2"/>
        <w:keepLines/>
        <w:widowControl/>
        <w:spacing w:before="360" w:after="120" w:line="360" w:lineRule="auto"/>
        <w:ind w:left="0" w:firstLine="0"/>
      </w:pPr>
      <w:bookmarkStart w:id="20" w:name="_Toc487057274"/>
      <w:r w:rsidRPr="00C661D5">
        <w:t>3.1. ANALISIS</w:t>
      </w:r>
      <w:bookmarkEnd w:id="20"/>
    </w:p>
    <w:p w14:paraId="790AD21C" w14:textId="77777777" w:rsidR="003F1952" w:rsidRPr="00C661D5" w:rsidRDefault="000C1B85">
      <w:pPr>
        <w:pStyle w:val="Ttulo3"/>
        <w:keepLines/>
        <w:spacing w:before="200" w:after="0"/>
        <w:contextualSpacing w:val="0"/>
        <w:jc w:val="both"/>
      </w:pPr>
      <w:bookmarkStart w:id="21" w:name="_Toc487057275"/>
      <w:r w:rsidRPr="00C661D5">
        <w:t>3.1.1 Identificación del proceso:</w:t>
      </w:r>
      <w:bookmarkEnd w:id="21"/>
    </w:p>
    <w:p w14:paraId="2F2B6200" w14:textId="77777777" w:rsidR="003F1952" w:rsidRPr="00C661D5" w:rsidRDefault="000C1B85">
      <w:pPr>
        <w:spacing w:line="360" w:lineRule="auto"/>
        <w:rPr>
          <w:sz w:val="24"/>
          <w:szCs w:val="24"/>
        </w:rPr>
      </w:pPr>
      <w:r w:rsidRPr="00C661D5">
        <w:rPr>
          <w:sz w:val="24"/>
          <w:szCs w:val="24"/>
        </w:rPr>
        <w:t>En este prototipo, se llevará a cabo el procedimiento para registro y consulta de actividades, productos y clases por parte del docente y evaluar las actividades de un respectivo docente este proceso, depende de varios componentes, como son, el inicio de sesión por medio del cual se podrá determinar el rol-perfil correcto y así otorgar los permisos correspondientes a cada usuario, con el fin de proporcionar integridad a la información.</w:t>
      </w:r>
    </w:p>
    <w:p w14:paraId="2E5B6E25" w14:textId="77777777" w:rsidR="003F1952" w:rsidRPr="00C661D5" w:rsidRDefault="000C1B85">
      <w:pPr>
        <w:spacing w:line="360" w:lineRule="auto"/>
        <w:rPr>
          <w:sz w:val="24"/>
          <w:szCs w:val="24"/>
        </w:rPr>
      </w:pPr>
      <w:r w:rsidRPr="00C661D5">
        <w:rPr>
          <w:sz w:val="24"/>
          <w:szCs w:val="24"/>
        </w:rPr>
        <w:t>El rol administrador se encarga de gestionar las secciones como: tipo de modalidad, docentes, convenciones.</w:t>
      </w:r>
    </w:p>
    <w:p w14:paraId="049D5A9C" w14:textId="77777777" w:rsidR="003F1952" w:rsidRPr="00C661D5" w:rsidRDefault="000C1B85">
      <w:pPr>
        <w:spacing w:line="360" w:lineRule="auto"/>
        <w:rPr>
          <w:sz w:val="24"/>
          <w:szCs w:val="24"/>
        </w:rPr>
      </w:pPr>
      <w:r w:rsidRPr="00C661D5">
        <w:rPr>
          <w:sz w:val="24"/>
          <w:szCs w:val="24"/>
        </w:rPr>
        <w:t>El rol docente se encarga de gestionar las secciones de: actividades, productos y clases.</w:t>
      </w:r>
    </w:p>
    <w:p w14:paraId="23A9CBFE" w14:textId="77777777" w:rsidR="003F1952" w:rsidRPr="00C661D5" w:rsidRDefault="000C1B85">
      <w:pPr>
        <w:spacing w:line="360" w:lineRule="auto"/>
        <w:rPr>
          <w:sz w:val="24"/>
          <w:szCs w:val="24"/>
        </w:rPr>
      </w:pPr>
      <w:r w:rsidRPr="00C661D5">
        <w:rPr>
          <w:sz w:val="24"/>
          <w:szCs w:val="24"/>
        </w:rPr>
        <w:t>El rol evaluador únicamente podrá realizar las evaluaciones de cada docente.</w:t>
      </w:r>
    </w:p>
    <w:p w14:paraId="4403A764" w14:textId="77777777" w:rsidR="003F1952" w:rsidRPr="00C661D5" w:rsidRDefault="000C1B85">
      <w:pPr>
        <w:pStyle w:val="Ttulo3"/>
        <w:keepLines/>
        <w:spacing w:before="200" w:after="0"/>
        <w:contextualSpacing w:val="0"/>
        <w:jc w:val="both"/>
      </w:pPr>
      <w:bookmarkStart w:id="22" w:name="_Toc487057276"/>
      <w:r w:rsidRPr="00C661D5">
        <w:lastRenderedPageBreak/>
        <w:t>3.1.2 Establecimiento de procesos primarios</w:t>
      </w:r>
      <w:bookmarkEnd w:id="22"/>
    </w:p>
    <w:p w14:paraId="5B39722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Autenticar usuario (Todos los roles)</w:t>
      </w:r>
    </w:p>
    <w:p w14:paraId="45DE3A28"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docentes, semanas del periodo académico y asignación de horas. (Únicamente Rol Coordinador)</w:t>
      </w:r>
    </w:p>
    <w:p w14:paraId="7969FC80"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7208B0E2"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5276CE01"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32C9D89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0487566E"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Administrar actividades, productos, clases (Únicamente Rol Docente)</w:t>
      </w:r>
    </w:p>
    <w:p w14:paraId="570B5C34"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Crear</w:t>
      </w:r>
    </w:p>
    <w:p w14:paraId="69DD111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Editar</w:t>
      </w:r>
    </w:p>
    <w:p w14:paraId="60E606F5"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Eliminar</w:t>
      </w:r>
    </w:p>
    <w:p w14:paraId="73A5D026"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3B2F3844" w14:textId="77777777" w:rsidR="003F1952" w:rsidRPr="00C661D5" w:rsidRDefault="000C1B85">
      <w:pPr>
        <w:numPr>
          <w:ilvl w:val="0"/>
          <w:numId w:val="9"/>
        </w:numPr>
        <w:spacing w:line="360" w:lineRule="auto"/>
        <w:ind w:hanging="360"/>
        <w:contextualSpacing/>
        <w:rPr>
          <w:sz w:val="24"/>
          <w:szCs w:val="24"/>
        </w:rPr>
      </w:pPr>
      <w:r w:rsidRPr="00C661D5">
        <w:rPr>
          <w:sz w:val="24"/>
          <w:szCs w:val="24"/>
        </w:rPr>
        <w:t>Auditar docentes (Únicamente Rol Auditor)</w:t>
      </w:r>
    </w:p>
    <w:p w14:paraId="1D8E694A" w14:textId="77777777" w:rsidR="003F1952" w:rsidRPr="00C661D5" w:rsidRDefault="000C1B85">
      <w:pPr>
        <w:numPr>
          <w:ilvl w:val="1"/>
          <w:numId w:val="9"/>
        </w:numPr>
        <w:spacing w:line="360" w:lineRule="auto"/>
        <w:ind w:hanging="480"/>
        <w:contextualSpacing/>
        <w:rPr>
          <w:sz w:val="24"/>
          <w:szCs w:val="24"/>
        </w:rPr>
      </w:pPr>
      <w:r w:rsidRPr="00C661D5">
        <w:rPr>
          <w:sz w:val="24"/>
          <w:szCs w:val="24"/>
        </w:rPr>
        <w:t>Listar</w:t>
      </w:r>
    </w:p>
    <w:p w14:paraId="7B69F486" w14:textId="77777777" w:rsidR="003F1952" w:rsidRPr="00C661D5" w:rsidRDefault="003F1952">
      <w:pPr>
        <w:spacing w:line="360" w:lineRule="auto"/>
        <w:ind w:left="936"/>
        <w:rPr>
          <w:sz w:val="24"/>
          <w:szCs w:val="24"/>
        </w:rPr>
      </w:pPr>
    </w:p>
    <w:p w14:paraId="2AD6C52C" w14:textId="77777777" w:rsidR="003F1952" w:rsidRPr="00C661D5" w:rsidRDefault="000C1B85">
      <w:pPr>
        <w:pStyle w:val="Ttulo3"/>
        <w:keepLines/>
        <w:spacing w:before="200" w:after="0"/>
        <w:contextualSpacing w:val="0"/>
        <w:jc w:val="both"/>
      </w:pPr>
      <w:bookmarkStart w:id="23" w:name="_Toc487057277"/>
      <w:r w:rsidRPr="00C661D5">
        <w:t>3.1.3 Definición requisitos del cliente</w:t>
      </w:r>
      <w:bookmarkEnd w:id="23"/>
    </w:p>
    <w:p w14:paraId="0C56F2A4" w14:textId="77777777" w:rsidR="003F1952" w:rsidRPr="00C661D5" w:rsidRDefault="000C1B85">
      <w:pPr>
        <w:spacing w:line="360" w:lineRule="auto"/>
        <w:ind w:left="576"/>
        <w:rPr>
          <w:sz w:val="24"/>
          <w:szCs w:val="24"/>
        </w:rPr>
      </w:pPr>
      <w:r w:rsidRPr="00C661D5">
        <w:rPr>
          <w:sz w:val="24"/>
          <w:szCs w:val="24"/>
        </w:rPr>
        <w:t>Requisitos generales:</w:t>
      </w:r>
    </w:p>
    <w:p w14:paraId="7EA74641"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lo suficientemente segura y robusta, debido a que se manejan datos sensibles.</w:t>
      </w:r>
    </w:p>
    <w:p w14:paraId="723F3328"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Debe soportar el manejo de gran cantidad de información, debido al flujo de docentes.</w:t>
      </w:r>
    </w:p>
    <w:p w14:paraId="7D9A75FF" w14:textId="77777777" w:rsidR="003F1952" w:rsidRPr="00C661D5" w:rsidRDefault="000C1B85">
      <w:pPr>
        <w:numPr>
          <w:ilvl w:val="0"/>
          <w:numId w:val="6"/>
        </w:numPr>
        <w:spacing w:line="360" w:lineRule="auto"/>
        <w:ind w:hanging="360"/>
        <w:contextualSpacing/>
        <w:rPr>
          <w:sz w:val="24"/>
          <w:szCs w:val="24"/>
        </w:rPr>
      </w:pPr>
      <w:r w:rsidRPr="00C661D5">
        <w:rPr>
          <w:sz w:val="24"/>
          <w:szCs w:val="24"/>
        </w:rPr>
        <w:t>La aplicación debe ser óptima, se debe evitar la ejecución de tareas pesadas.</w:t>
      </w:r>
    </w:p>
    <w:p w14:paraId="29ADAA34" w14:textId="77777777" w:rsidR="003F1952" w:rsidRPr="00C661D5" w:rsidRDefault="003F1952">
      <w:pPr>
        <w:spacing w:line="360" w:lineRule="auto"/>
        <w:ind w:left="576"/>
        <w:rPr>
          <w:sz w:val="24"/>
          <w:szCs w:val="24"/>
        </w:rPr>
      </w:pPr>
    </w:p>
    <w:p w14:paraId="06675C65" w14:textId="77777777" w:rsidR="003F1952" w:rsidRPr="00C661D5" w:rsidRDefault="000C1B85">
      <w:pPr>
        <w:spacing w:line="360" w:lineRule="auto"/>
        <w:ind w:left="576"/>
        <w:rPr>
          <w:sz w:val="24"/>
          <w:szCs w:val="24"/>
        </w:rPr>
      </w:pPr>
      <w:r w:rsidRPr="00C661D5">
        <w:rPr>
          <w:sz w:val="24"/>
          <w:szCs w:val="24"/>
        </w:rPr>
        <w:t>La interfaz debe permitir al usuario:</w:t>
      </w:r>
    </w:p>
    <w:p w14:paraId="46503774" w14:textId="77777777" w:rsidR="003F1952" w:rsidRPr="00C661D5" w:rsidRDefault="000C1B85">
      <w:pPr>
        <w:numPr>
          <w:ilvl w:val="0"/>
          <w:numId w:val="7"/>
        </w:numPr>
        <w:spacing w:line="360" w:lineRule="auto"/>
        <w:ind w:hanging="360"/>
        <w:contextualSpacing/>
        <w:rPr>
          <w:sz w:val="24"/>
          <w:szCs w:val="24"/>
        </w:rPr>
      </w:pPr>
      <w:r w:rsidRPr="00C661D5">
        <w:rPr>
          <w:sz w:val="24"/>
          <w:szCs w:val="24"/>
        </w:rPr>
        <w:lastRenderedPageBreak/>
        <w:t xml:space="preserve">Administrador: Crear, actualizar, eliminar, listar registros de docentes. </w:t>
      </w:r>
    </w:p>
    <w:p w14:paraId="0E6C2FCA" w14:textId="77777777" w:rsidR="003F1952" w:rsidRPr="00C661D5" w:rsidRDefault="000C1B85">
      <w:pPr>
        <w:numPr>
          <w:ilvl w:val="0"/>
          <w:numId w:val="7"/>
        </w:numPr>
        <w:spacing w:line="360" w:lineRule="auto"/>
        <w:ind w:hanging="360"/>
        <w:contextualSpacing/>
        <w:rPr>
          <w:sz w:val="24"/>
          <w:szCs w:val="24"/>
        </w:rPr>
      </w:pPr>
      <w:r w:rsidRPr="00C661D5">
        <w:rPr>
          <w:sz w:val="24"/>
          <w:szCs w:val="24"/>
        </w:rPr>
        <w:t>Docente: Actualizar información de perfil, crear, actualizar, eliminar, listar registros de actividades, productos y  clases.</w:t>
      </w:r>
    </w:p>
    <w:p w14:paraId="67721945" w14:textId="7C5EC02F" w:rsidR="003F1952" w:rsidRPr="00C661D5" w:rsidRDefault="000C1B85">
      <w:pPr>
        <w:numPr>
          <w:ilvl w:val="0"/>
          <w:numId w:val="7"/>
        </w:numPr>
        <w:spacing w:line="360" w:lineRule="auto"/>
        <w:ind w:hanging="360"/>
        <w:contextualSpacing/>
        <w:rPr>
          <w:sz w:val="24"/>
          <w:szCs w:val="24"/>
        </w:rPr>
      </w:pPr>
      <w:r w:rsidRPr="00C661D5">
        <w:rPr>
          <w:sz w:val="24"/>
          <w:szCs w:val="24"/>
        </w:rPr>
        <w:t>Auditor: Listar los docentes</w:t>
      </w:r>
      <w:ins w:id="24" w:author="elkin" w:date="2017-11-02T22:59:00Z">
        <w:r w:rsidR="00B53467">
          <w:rPr>
            <w:sz w:val="24"/>
            <w:szCs w:val="24"/>
          </w:rPr>
          <w:t xml:space="preserve"> y revisar </w:t>
        </w:r>
      </w:ins>
      <w:ins w:id="25" w:author="elkin" w:date="2017-11-02T23:00:00Z">
        <w:r w:rsidR="00B53467">
          <w:rPr>
            <w:sz w:val="24"/>
            <w:szCs w:val="24"/>
          </w:rPr>
          <w:t>si ha habido algún avance en el diligenciamiento del formato</w:t>
        </w:r>
      </w:ins>
      <w:r w:rsidRPr="00C661D5">
        <w:rPr>
          <w:sz w:val="24"/>
          <w:szCs w:val="24"/>
        </w:rPr>
        <w:t>.</w:t>
      </w:r>
    </w:p>
    <w:p w14:paraId="1F405172" w14:textId="77777777" w:rsidR="003F1952" w:rsidRPr="00C661D5" w:rsidRDefault="000C1B85">
      <w:pPr>
        <w:pStyle w:val="Ttulo3"/>
        <w:keepLines/>
        <w:spacing w:before="200" w:after="0"/>
        <w:contextualSpacing w:val="0"/>
        <w:jc w:val="both"/>
      </w:pPr>
      <w:bookmarkStart w:id="26" w:name="_Toc487057278"/>
      <w:r w:rsidRPr="00C661D5">
        <w:t>3.1.4 Propuesta de solución al problema</w:t>
      </w:r>
      <w:bookmarkEnd w:id="26"/>
    </w:p>
    <w:p w14:paraId="0181530B" w14:textId="77777777" w:rsidR="003F1952" w:rsidRPr="00C661D5" w:rsidRDefault="000C1B85">
      <w:pPr>
        <w:spacing w:line="360" w:lineRule="auto"/>
        <w:ind w:left="576"/>
        <w:rPr>
          <w:sz w:val="24"/>
          <w:szCs w:val="24"/>
        </w:rPr>
      </w:pPr>
      <w:r w:rsidRPr="00C661D5">
        <w:rPr>
          <w:sz w:val="24"/>
          <w:szCs w:val="24"/>
        </w:rPr>
        <w:t>Consiste en el diseño y desarrollo de una aplicación web, que permita a los docentes de las Unidades Tecnológicas de Santander interactuar con las secciones establecidas en su perfil, proporcionándole acceso a través de internet, sin la necesidad de instalar ningún tipo de software adicional. La aplicación podrá instalarse en un servidor permitiendo un fácil acceso de la información, además, garantiza el desarrollo de procesos de mantenimiento y actualización en comparación a un software de escritorio.</w:t>
      </w:r>
    </w:p>
    <w:p w14:paraId="595B6B31" w14:textId="77777777" w:rsidR="003063E3" w:rsidRPr="00C661D5" w:rsidRDefault="003063E3">
      <w:pPr>
        <w:spacing w:line="360" w:lineRule="auto"/>
        <w:ind w:left="576"/>
        <w:rPr>
          <w:sz w:val="24"/>
          <w:szCs w:val="24"/>
        </w:rPr>
      </w:pPr>
    </w:p>
    <w:p w14:paraId="232C185C" w14:textId="77777777" w:rsidR="003F1952" w:rsidRPr="00C661D5" w:rsidRDefault="000C1B85">
      <w:pPr>
        <w:pStyle w:val="Ttulo3"/>
        <w:keepLines/>
        <w:contextualSpacing w:val="0"/>
      </w:pPr>
      <w:bookmarkStart w:id="27" w:name="_4zm892hijeoh" w:colFirst="0" w:colLast="0"/>
      <w:bookmarkStart w:id="28" w:name="_Toc487057279"/>
      <w:bookmarkEnd w:id="27"/>
      <w:r w:rsidRPr="00C661D5">
        <w:t>3.1.5 Selección de tecnología</w:t>
      </w:r>
      <w:bookmarkEnd w:id="28"/>
      <w:r w:rsidRPr="00C661D5">
        <w:t xml:space="preserve"> </w:t>
      </w:r>
    </w:p>
    <w:p w14:paraId="6DAF5364" w14:textId="77777777" w:rsidR="00985741" w:rsidRPr="00C661D5" w:rsidRDefault="000C1B85" w:rsidP="00C25455">
      <w:pPr>
        <w:pStyle w:val="Ttulo4"/>
        <w:keepLines/>
        <w:ind w:left="0"/>
        <w:contextualSpacing w:val="0"/>
      </w:pPr>
      <w:bookmarkStart w:id="29" w:name="_Toc487057280"/>
      <w:r w:rsidRPr="00C661D5">
        <w:t>3.1.5.1 Lenguaje</w:t>
      </w:r>
      <w:bookmarkEnd w:id="29"/>
    </w:p>
    <w:p w14:paraId="7A1F1896" w14:textId="77777777" w:rsidR="003F1952" w:rsidRPr="00C661D5" w:rsidRDefault="000C1B85" w:rsidP="008844F3">
      <w:pPr>
        <w:spacing w:line="360" w:lineRule="auto"/>
        <w:rPr>
          <w:sz w:val="24"/>
          <w:szCs w:val="24"/>
          <w:highlight w:val="white"/>
        </w:rPr>
      </w:pPr>
      <w:r w:rsidRPr="00C661D5">
        <w:rPr>
          <w:sz w:val="24"/>
          <w:szCs w:val="24"/>
        </w:rPr>
        <w:t xml:space="preserve">Java es un lenguaje de programación y una plataforma informática comercializada por primera vez en 1995 por </w:t>
      </w:r>
      <w:proofErr w:type="spellStart"/>
      <w:r w:rsidRPr="00C661D5">
        <w:rPr>
          <w:sz w:val="24"/>
          <w:szCs w:val="24"/>
        </w:rPr>
        <w:t>Sun</w:t>
      </w:r>
      <w:proofErr w:type="spellEnd"/>
      <w:r w:rsidRPr="00C661D5">
        <w:rPr>
          <w:sz w:val="24"/>
          <w:szCs w:val="24"/>
        </w:rPr>
        <w:t xml:space="preserve"> Microsystems. </w:t>
      </w:r>
      <w:r w:rsidRPr="00C661D5">
        <w:rPr>
          <w:sz w:val="24"/>
          <w:szCs w:val="24"/>
          <w:highlight w:val="white"/>
        </w:rPr>
        <w:t xml:space="preserve">Java es compatible con cualquier sistema operativo que va desde Windows, las diferentes distribuciones de Linux  y Mac. Java tiene la facilidad de ejecutar varias funciones al mismo tiempo, gracias a su función  de </w:t>
      </w:r>
      <w:proofErr w:type="spellStart"/>
      <w:r w:rsidRPr="00C661D5">
        <w:rPr>
          <w:sz w:val="24"/>
          <w:szCs w:val="24"/>
          <w:highlight w:val="white"/>
        </w:rPr>
        <w:t>multihilos</w:t>
      </w:r>
      <w:proofErr w:type="spellEnd"/>
      <w:r w:rsidRPr="00C661D5">
        <w:rPr>
          <w:sz w:val="24"/>
          <w:szCs w:val="24"/>
          <w:highlight w:val="white"/>
        </w:rPr>
        <w:t xml:space="preserve"> ya que por cada hilo que el programa puede ejecutar en tiempo real muchas funciones al mismo tiempo.</w:t>
      </w:r>
    </w:p>
    <w:p w14:paraId="15FF3D0A" w14:textId="77777777" w:rsidR="003F1952" w:rsidRPr="00C661D5" w:rsidRDefault="003F1952">
      <w:pPr>
        <w:spacing w:line="360" w:lineRule="auto"/>
        <w:rPr>
          <w:sz w:val="24"/>
          <w:szCs w:val="24"/>
        </w:rPr>
      </w:pPr>
    </w:p>
    <w:p w14:paraId="7BD5568F" w14:textId="77777777" w:rsidR="008844F3" w:rsidRPr="00C661D5" w:rsidRDefault="000C1B85" w:rsidP="00C25455">
      <w:pPr>
        <w:pStyle w:val="Ttulo4"/>
        <w:keepLines/>
        <w:ind w:left="0"/>
        <w:contextualSpacing w:val="0"/>
      </w:pPr>
      <w:bookmarkStart w:id="30" w:name="_Toc487057281"/>
      <w:r w:rsidRPr="00C661D5">
        <w:t>3.1.5.2 Base de Datos</w:t>
      </w:r>
      <w:bookmarkEnd w:id="30"/>
    </w:p>
    <w:p w14:paraId="4266B96A" w14:textId="77777777" w:rsidR="003F1952" w:rsidRPr="00C661D5" w:rsidRDefault="000C1B85" w:rsidP="008844F3">
      <w:pPr>
        <w:spacing w:line="360" w:lineRule="auto"/>
        <w:rPr>
          <w:sz w:val="24"/>
          <w:szCs w:val="24"/>
        </w:rPr>
      </w:pPr>
      <w:r w:rsidRPr="00C661D5">
        <w:rPr>
          <w:sz w:val="24"/>
          <w:szCs w:val="24"/>
        </w:rPr>
        <w:t xml:space="preserve">Se utilizó </w:t>
      </w:r>
      <w:proofErr w:type="spellStart"/>
      <w:r w:rsidRPr="00C661D5">
        <w:rPr>
          <w:sz w:val="24"/>
          <w:szCs w:val="24"/>
        </w:rPr>
        <w:t>PostgreSQL</w:t>
      </w:r>
      <w:proofErr w:type="spellEnd"/>
      <w:r w:rsidRPr="00C661D5">
        <w:rPr>
          <w:sz w:val="24"/>
          <w:szCs w:val="24"/>
        </w:rPr>
        <w:t xml:space="preserve"> que es un sistema gestor de bases de datos distribuido bajo </w:t>
      </w:r>
      <w:r w:rsidRPr="00C661D5">
        <w:rPr>
          <w:sz w:val="24"/>
          <w:szCs w:val="24"/>
        </w:rPr>
        <w:lastRenderedPageBreak/>
        <w:t xml:space="preserve">licencia BSD. </w:t>
      </w:r>
      <w:proofErr w:type="spellStart"/>
      <w:r w:rsidRPr="00C661D5">
        <w:rPr>
          <w:sz w:val="24"/>
          <w:szCs w:val="24"/>
          <w:highlight w:val="white"/>
        </w:rPr>
        <w:t>Postgres</w:t>
      </w:r>
      <w:proofErr w:type="spellEnd"/>
      <w:r w:rsidRPr="00C661D5">
        <w:rPr>
          <w:sz w:val="24"/>
          <w:szCs w:val="24"/>
          <w:highlight w:val="white"/>
        </w:rPr>
        <w:t xml:space="preserve"> incorpora el  método de Control de Concurrencias </w:t>
      </w:r>
      <w:proofErr w:type="spellStart"/>
      <w:r w:rsidRPr="00C661D5">
        <w:rPr>
          <w:sz w:val="24"/>
          <w:szCs w:val="24"/>
          <w:highlight w:val="white"/>
        </w:rPr>
        <w:t>Multiversión</w:t>
      </w:r>
      <w:proofErr w:type="spellEnd"/>
      <w:r w:rsidRPr="00C661D5">
        <w:rPr>
          <w:sz w:val="24"/>
          <w:szCs w:val="24"/>
          <w:highlight w:val="white"/>
        </w:rPr>
        <w:t> (o por sus siglas en inglés MVCC), ayuda a tener una mejor performance cuando hay muchos movimientos en la base datos. El principal objetivo de este método es que permite leer y escribir de forma simultánea, es decir, sin que ninguna de las dos operaciones bloquee a la otra.</w:t>
      </w:r>
    </w:p>
    <w:p w14:paraId="79E3EEF2" w14:textId="77777777" w:rsidR="003F1952" w:rsidRPr="00C661D5" w:rsidRDefault="003F1952">
      <w:pPr>
        <w:spacing w:line="360" w:lineRule="auto"/>
        <w:rPr>
          <w:sz w:val="24"/>
          <w:szCs w:val="24"/>
        </w:rPr>
      </w:pPr>
    </w:p>
    <w:p w14:paraId="3852B925" w14:textId="77777777" w:rsidR="008844F3" w:rsidRPr="00C661D5" w:rsidRDefault="000C1B85" w:rsidP="00C25455">
      <w:pPr>
        <w:pStyle w:val="Ttulo4"/>
        <w:keepLines/>
        <w:ind w:left="0"/>
        <w:contextualSpacing w:val="0"/>
      </w:pPr>
      <w:bookmarkStart w:id="31" w:name="_Toc487057282"/>
      <w:r w:rsidRPr="00C661D5">
        <w:t>3.1.5.3 Servidor</w:t>
      </w:r>
      <w:bookmarkEnd w:id="31"/>
    </w:p>
    <w:p w14:paraId="58958466" w14:textId="77777777" w:rsidR="003F1952" w:rsidRPr="00C661D5" w:rsidRDefault="000C1B85" w:rsidP="008844F3">
      <w:pPr>
        <w:spacing w:line="360" w:lineRule="auto"/>
        <w:rPr>
          <w:sz w:val="24"/>
          <w:szCs w:val="24"/>
        </w:rPr>
      </w:pPr>
      <w:proofErr w:type="spellStart"/>
      <w:r w:rsidRPr="00C661D5">
        <w:rPr>
          <w:sz w:val="24"/>
          <w:szCs w:val="24"/>
        </w:rPr>
        <w:t>GlassFish</w:t>
      </w:r>
      <w:proofErr w:type="spellEnd"/>
      <w:r w:rsidRPr="00C661D5">
        <w:rPr>
          <w:sz w:val="24"/>
          <w:szCs w:val="24"/>
        </w:rPr>
        <w:t xml:space="preserve"> es un servidor de aplicaciones de código abierto compatible con Java EE, listo para funcionar en entornos de producción. </w:t>
      </w:r>
      <w:proofErr w:type="spellStart"/>
      <w:r w:rsidRPr="00C661D5">
        <w:rPr>
          <w:sz w:val="24"/>
          <w:szCs w:val="24"/>
        </w:rPr>
        <w:t>GlassFish</w:t>
      </w:r>
      <w:proofErr w:type="spellEnd"/>
      <w:r w:rsidRPr="00C661D5">
        <w:rPr>
          <w:sz w:val="24"/>
          <w:szCs w:val="24"/>
        </w:rPr>
        <w:t xml:space="preserve"> está basado en el código fuente donado por </w:t>
      </w:r>
      <w:proofErr w:type="spellStart"/>
      <w:r w:rsidRPr="00C661D5">
        <w:rPr>
          <w:sz w:val="24"/>
          <w:szCs w:val="24"/>
        </w:rPr>
        <w:t>Sun</w:t>
      </w:r>
      <w:proofErr w:type="spellEnd"/>
      <w:r w:rsidRPr="00C661D5">
        <w:rPr>
          <w:sz w:val="24"/>
          <w:szCs w:val="24"/>
        </w:rPr>
        <w:t xml:space="preserve"> y Oracle </w:t>
      </w:r>
      <w:proofErr w:type="spellStart"/>
      <w:r w:rsidRPr="00C661D5">
        <w:rPr>
          <w:sz w:val="24"/>
          <w:szCs w:val="24"/>
        </w:rPr>
        <w:t>Corporation</w:t>
      </w:r>
      <w:proofErr w:type="spellEnd"/>
      <w:r w:rsidRPr="00C661D5">
        <w:rPr>
          <w:sz w:val="24"/>
          <w:szCs w:val="24"/>
        </w:rPr>
        <w:t xml:space="preserve">; éste último proporcionó el módulo de persistencia </w:t>
      </w:r>
      <w:proofErr w:type="spellStart"/>
      <w:r w:rsidRPr="00C661D5">
        <w:rPr>
          <w:sz w:val="24"/>
          <w:szCs w:val="24"/>
        </w:rPr>
        <w:t>TopLink</w:t>
      </w:r>
      <w:proofErr w:type="spellEnd"/>
      <w:r w:rsidRPr="00C661D5">
        <w:rPr>
          <w:sz w:val="24"/>
          <w:szCs w:val="24"/>
        </w:rPr>
        <w:t>. Se distribuye bajo un licenciamiento dual a través de la licencia CDDL y la GNU GPL.</w:t>
      </w:r>
    </w:p>
    <w:p w14:paraId="7B053397" w14:textId="77777777" w:rsidR="003F1952" w:rsidRPr="00C661D5" w:rsidRDefault="003F1952" w:rsidP="00C25455">
      <w:pPr>
        <w:spacing w:line="360" w:lineRule="auto"/>
        <w:rPr>
          <w:sz w:val="24"/>
          <w:szCs w:val="24"/>
        </w:rPr>
      </w:pPr>
    </w:p>
    <w:p w14:paraId="11990F56" w14:textId="77777777" w:rsidR="008844F3" w:rsidRPr="00C661D5" w:rsidRDefault="000C1B85" w:rsidP="00C25455">
      <w:pPr>
        <w:pStyle w:val="Ttulo4"/>
        <w:ind w:left="0"/>
        <w:contextualSpacing w:val="0"/>
      </w:pPr>
      <w:bookmarkStart w:id="32" w:name="_Toc487057283"/>
      <w:r w:rsidRPr="00C661D5">
        <w:t>3.1.5.4 Framework</w:t>
      </w:r>
      <w:bookmarkEnd w:id="32"/>
    </w:p>
    <w:p w14:paraId="37EE03E0" w14:textId="77777777" w:rsidR="003F1952" w:rsidRPr="00C661D5" w:rsidRDefault="000C1B85" w:rsidP="008844F3">
      <w:pPr>
        <w:spacing w:line="360" w:lineRule="auto"/>
        <w:rPr>
          <w:sz w:val="24"/>
          <w:szCs w:val="24"/>
        </w:rPr>
      </w:pPr>
      <w:r w:rsidRPr="00C661D5">
        <w:rPr>
          <w:sz w:val="24"/>
          <w:szCs w:val="24"/>
        </w:rPr>
        <w:t xml:space="preserve">La tecnología </w:t>
      </w:r>
      <w:proofErr w:type="spellStart"/>
      <w:r w:rsidRPr="00C661D5">
        <w:rPr>
          <w:sz w:val="24"/>
          <w:szCs w:val="24"/>
        </w:rPr>
        <w:t>JavaServer</w:t>
      </w:r>
      <w:proofErr w:type="spellEnd"/>
      <w:r w:rsidRPr="00C661D5">
        <w:rPr>
          <w:sz w:val="24"/>
          <w:szCs w:val="24"/>
        </w:rPr>
        <w:t xml:space="preserve"> Faces surge como una solución a la separación entre la presentación y el comportamiento en una aplicación Web, de forma tal que las actividades de los autores de las páginas puedan separarse de las actividades de los desarrolladores de la lógica</w:t>
      </w:r>
    </w:p>
    <w:p w14:paraId="4117739A" w14:textId="77777777" w:rsidR="003F1952" w:rsidRPr="00C661D5" w:rsidRDefault="003F1952">
      <w:pPr>
        <w:rPr>
          <w:sz w:val="24"/>
          <w:szCs w:val="24"/>
        </w:rPr>
      </w:pPr>
    </w:p>
    <w:p w14:paraId="3BBAC2DF" w14:textId="77777777" w:rsidR="003F1952" w:rsidRPr="00C661D5" w:rsidRDefault="003F1952">
      <w:pPr>
        <w:rPr>
          <w:sz w:val="24"/>
          <w:szCs w:val="24"/>
        </w:rPr>
      </w:pPr>
    </w:p>
    <w:p w14:paraId="06D2BC62" w14:textId="77777777" w:rsidR="003F1952" w:rsidRPr="00C661D5" w:rsidRDefault="003F1952">
      <w:pPr>
        <w:rPr>
          <w:sz w:val="24"/>
          <w:szCs w:val="24"/>
        </w:rPr>
      </w:pPr>
    </w:p>
    <w:p w14:paraId="5D91A722" w14:textId="77777777" w:rsidR="003F1952" w:rsidRPr="00C661D5" w:rsidRDefault="003F1952">
      <w:pPr>
        <w:rPr>
          <w:sz w:val="24"/>
          <w:szCs w:val="24"/>
        </w:rPr>
      </w:pPr>
    </w:p>
    <w:p w14:paraId="37C5B1A6" w14:textId="77777777" w:rsidR="003F1952" w:rsidRPr="00C661D5" w:rsidRDefault="003F1952">
      <w:pPr>
        <w:rPr>
          <w:sz w:val="24"/>
          <w:szCs w:val="24"/>
        </w:rPr>
      </w:pPr>
    </w:p>
    <w:p w14:paraId="363CEF2B" w14:textId="77777777" w:rsidR="003F1952" w:rsidRPr="00C661D5" w:rsidRDefault="003F1952">
      <w:pPr>
        <w:rPr>
          <w:sz w:val="24"/>
          <w:szCs w:val="24"/>
        </w:rPr>
      </w:pPr>
    </w:p>
    <w:p w14:paraId="5AB0117F" w14:textId="77777777" w:rsidR="003F1952" w:rsidRPr="00C661D5" w:rsidRDefault="003F1952">
      <w:pPr>
        <w:rPr>
          <w:sz w:val="24"/>
          <w:szCs w:val="24"/>
        </w:rPr>
      </w:pPr>
    </w:p>
    <w:p w14:paraId="2F9C1CEA" w14:textId="77777777" w:rsidR="003F1952" w:rsidRPr="00C661D5" w:rsidRDefault="000C1B85">
      <w:pPr>
        <w:pStyle w:val="Ttulo2"/>
      </w:pPr>
      <w:bookmarkStart w:id="33" w:name="_Toc487057284"/>
      <w:r w:rsidRPr="00C661D5">
        <w:lastRenderedPageBreak/>
        <w:t>3.2 DISEÑO Y ARQUITECTURA</w:t>
      </w:r>
      <w:bookmarkEnd w:id="33"/>
    </w:p>
    <w:p w14:paraId="130E0671" w14:textId="77777777" w:rsidR="003F1952" w:rsidRPr="00C661D5" w:rsidRDefault="000C1B85">
      <w:pPr>
        <w:pStyle w:val="Ttulo3"/>
        <w:keepLines/>
        <w:widowControl/>
        <w:spacing w:before="320" w:after="80"/>
        <w:contextualSpacing w:val="0"/>
        <w:jc w:val="both"/>
      </w:pPr>
      <w:bookmarkStart w:id="34" w:name="_Toc487057285"/>
      <w:r w:rsidRPr="00C661D5">
        <w:t>3.2.1. Casos de Uso</w:t>
      </w:r>
      <w:bookmarkEnd w:id="34"/>
    </w:p>
    <w:p w14:paraId="1C19D0D4" w14:textId="77777777" w:rsidR="003F1952" w:rsidRPr="00C661D5" w:rsidRDefault="000C1B85">
      <w:pPr>
        <w:widowControl/>
        <w:spacing w:line="360" w:lineRule="auto"/>
        <w:rPr>
          <w:sz w:val="24"/>
          <w:szCs w:val="24"/>
        </w:rPr>
      </w:pPr>
      <w:r w:rsidRPr="00C661D5">
        <w:rPr>
          <w:sz w:val="24"/>
          <w:szCs w:val="24"/>
        </w:rPr>
        <w:t xml:space="preserve">Por medio de estos diagramas podemos ver específicamente quién y cómo será la interacción de los usuarios con </w:t>
      </w:r>
      <w:r w:rsidR="00C25455" w:rsidRPr="00C661D5">
        <w:rPr>
          <w:sz w:val="24"/>
          <w:szCs w:val="24"/>
        </w:rPr>
        <w:t>el sistema</w:t>
      </w:r>
      <w:r w:rsidRPr="00C661D5">
        <w:rPr>
          <w:sz w:val="24"/>
          <w:szCs w:val="24"/>
        </w:rPr>
        <w:t>.</w:t>
      </w:r>
    </w:p>
    <w:p w14:paraId="256D1C33" w14:textId="77777777" w:rsidR="003F1952" w:rsidRPr="00C661D5" w:rsidRDefault="003F1952">
      <w:pPr>
        <w:widowControl/>
        <w:spacing w:line="360" w:lineRule="auto"/>
        <w:rPr>
          <w:sz w:val="24"/>
          <w:szCs w:val="24"/>
        </w:rPr>
      </w:pPr>
    </w:p>
    <w:p w14:paraId="65DF996E" w14:textId="77777777" w:rsidR="003F1952" w:rsidRPr="00C661D5" w:rsidRDefault="000C1B85" w:rsidP="008844F3">
      <w:pPr>
        <w:pStyle w:val="Ttulo4"/>
        <w:widowControl/>
        <w:ind w:left="0"/>
        <w:contextualSpacing w:val="0"/>
      </w:pPr>
      <w:bookmarkStart w:id="35" w:name="_Toc487057286"/>
      <w:r w:rsidRPr="00C661D5">
        <w:t xml:space="preserve">3.2.1.1 Caso de Inicio de </w:t>
      </w:r>
      <w:r w:rsidR="00C25455" w:rsidRPr="00C661D5">
        <w:t>Sesión</w:t>
      </w:r>
      <w:bookmarkEnd w:id="35"/>
    </w:p>
    <w:p w14:paraId="4E0E070C" w14:textId="77777777" w:rsidR="003F1952" w:rsidRPr="00C661D5" w:rsidRDefault="000C1B85">
      <w:pPr>
        <w:widowControl/>
        <w:spacing w:line="360" w:lineRule="auto"/>
        <w:jc w:val="center"/>
        <w:rPr>
          <w:sz w:val="24"/>
          <w:szCs w:val="24"/>
        </w:rPr>
      </w:pPr>
      <w:r w:rsidRPr="00C661D5">
        <w:rPr>
          <w:sz w:val="24"/>
          <w:szCs w:val="24"/>
        </w:rPr>
        <w:t>Figura 1</w:t>
      </w:r>
    </w:p>
    <w:p w14:paraId="0B313B64"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2A22FB29" wp14:editId="1B0A2771">
            <wp:extent cx="5612130" cy="3517900"/>
            <wp:effectExtent l="0" t="0" r="0" b="0"/>
            <wp:docPr id="4" name="image14.jpg" descr="sesion.JPG"/>
            <wp:cNvGraphicFramePr/>
            <a:graphic xmlns:a="http://schemas.openxmlformats.org/drawingml/2006/main">
              <a:graphicData uri="http://schemas.openxmlformats.org/drawingml/2006/picture">
                <pic:pic xmlns:pic="http://schemas.openxmlformats.org/drawingml/2006/picture">
                  <pic:nvPicPr>
                    <pic:cNvPr id="0" name="image14.jpg" descr="sesion.JPG"/>
                    <pic:cNvPicPr preferRelativeResize="0"/>
                  </pic:nvPicPr>
                  <pic:blipFill>
                    <a:blip r:embed="rId13"/>
                    <a:srcRect/>
                    <a:stretch>
                      <a:fillRect/>
                    </a:stretch>
                  </pic:blipFill>
                  <pic:spPr>
                    <a:xfrm>
                      <a:off x="0" y="0"/>
                      <a:ext cx="5612130" cy="3517900"/>
                    </a:xfrm>
                    <a:prstGeom prst="rect">
                      <a:avLst/>
                    </a:prstGeom>
                    <a:ln/>
                  </pic:spPr>
                </pic:pic>
              </a:graphicData>
            </a:graphic>
          </wp:inline>
        </w:drawing>
      </w:r>
    </w:p>
    <w:p w14:paraId="7AC0319C" w14:textId="77777777" w:rsidR="003F1952" w:rsidRPr="00C661D5" w:rsidRDefault="003F1952">
      <w:pPr>
        <w:widowControl/>
        <w:spacing w:line="360" w:lineRule="auto"/>
        <w:rPr>
          <w:sz w:val="24"/>
          <w:szCs w:val="24"/>
        </w:rPr>
      </w:pPr>
    </w:p>
    <w:p w14:paraId="3A3C160C" w14:textId="77777777" w:rsidR="003F1952" w:rsidRPr="00C661D5" w:rsidRDefault="000C1B85">
      <w:pPr>
        <w:spacing w:line="360" w:lineRule="auto"/>
        <w:jc w:val="center"/>
        <w:rPr>
          <w:sz w:val="24"/>
          <w:szCs w:val="24"/>
        </w:rPr>
      </w:pPr>
      <w:bookmarkStart w:id="36" w:name="_x4uhe79jmijw" w:colFirst="0" w:colLast="0"/>
      <w:bookmarkEnd w:id="36"/>
      <w:r w:rsidRPr="00C661D5">
        <w:rPr>
          <w:sz w:val="24"/>
          <w:szCs w:val="24"/>
        </w:rPr>
        <w:t>Fuente: autor</w:t>
      </w:r>
    </w:p>
    <w:p w14:paraId="2E26A540" w14:textId="77777777" w:rsidR="003F1952" w:rsidRPr="00C661D5" w:rsidRDefault="000C1B85">
      <w:pPr>
        <w:spacing w:line="360" w:lineRule="auto"/>
        <w:jc w:val="center"/>
        <w:rPr>
          <w:sz w:val="24"/>
          <w:szCs w:val="24"/>
        </w:rPr>
      </w:pPr>
      <w:bookmarkStart w:id="37" w:name="_3whwml4" w:colFirst="0" w:colLast="0"/>
      <w:bookmarkEnd w:id="37"/>
      <w:r w:rsidRPr="00C661D5">
        <w:rPr>
          <w:sz w:val="24"/>
          <w:szCs w:val="24"/>
        </w:rPr>
        <w:t xml:space="preserve">Tabla 1. Iniciar </w:t>
      </w:r>
      <w:r w:rsidR="00C25455" w:rsidRPr="00C661D5">
        <w:rPr>
          <w:sz w:val="24"/>
          <w:szCs w:val="24"/>
        </w:rPr>
        <w:t>Sesión</w:t>
      </w:r>
    </w:p>
    <w:tbl>
      <w:tblPr>
        <w:tblStyle w:val="a"/>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224BEA6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B9E48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Iniciar Sesión</w:t>
            </w:r>
          </w:p>
        </w:tc>
      </w:tr>
      <w:tr w:rsidR="003F1952" w:rsidRPr="00C661D5" w14:paraId="7AF914E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6BAB6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9CA88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Iniciar sesión</w:t>
            </w:r>
          </w:p>
        </w:tc>
      </w:tr>
      <w:tr w:rsidR="003F1952" w:rsidRPr="00C661D5" w14:paraId="26B5818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A4036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F22D79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ingresan su usuario y contraseña, para acceder a la aplicación.</w:t>
            </w:r>
          </w:p>
        </w:tc>
      </w:tr>
      <w:tr w:rsidR="003F1952" w:rsidRPr="00C661D5" w14:paraId="13BEC55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37624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1FAC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56A7E2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A4752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2FA3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Estar creado en la base de datos.</w:t>
            </w:r>
          </w:p>
        </w:tc>
      </w:tr>
      <w:tr w:rsidR="003F1952" w:rsidRPr="00C661D5" w14:paraId="64E2692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B82F2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1F5BB5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w:t>
            </w:r>
          </w:p>
          <w:p w14:paraId="1B20E01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5741708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Verificación por parte del sistema que los datos ingresados sean válidos.</w:t>
            </w:r>
          </w:p>
          <w:p w14:paraId="0487B2C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la página correspondiente.</w:t>
            </w:r>
          </w:p>
        </w:tc>
      </w:tr>
      <w:tr w:rsidR="003F1952" w:rsidRPr="00C661D5" w14:paraId="7DA10DC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E9472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C5C57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Inicia sesión correctamente.</w:t>
            </w:r>
          </w:p>
        </w:tc>
      </w:tr>
      <w:tr w:rsidR="003F1952" w:rsidRPr="00C661D5" w14:paraId="25A15F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99FE5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BECC8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al componente si los datos son correctamente ingresados y validados.</w:t>
            </w:r>
          </w:p>
          <w:p w14:paraId="3EB96C7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6A82591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de error en caso de que algún dato no esté correctamente ingresado o en caso de que el usuario no esté registrado.</w:t>
            </w:r>
          </w:p>
        </w:tc>
      </w:tr>
    </w:tbl>
    <w:p w14:paraId="3ACBA4FF" w14:textId="77777777" w:rsidR="003F1952" w:rsidRPr="00C661D5" w:rsidRDefault="003F1952">
      <w:pPr>
        <w:spacing w:line="360" w:lineRule="auto"/>
        <w:ind w:firstLine="708"/>
        <w:jc w:val="center"/>
        <w:rPr>
          <w:b/>
          <w:sz w:val="24"/>
          <w:szCs w:val="24"/>
        </w:rPr>
      </w:pPr>
    </w:p>
    <w:p w14:paraId="318597F7" w14:textId="77777777" w:rsidR="003F1952" w:rsidRPr="00C661D5" w:rsidRDefault="000C1B85" w:rsidP="008844F3">
      <w:pPr>
        <w:pStyle w:val="Ttulo4"/>
        <w:ind w:left="0"/>
        <w:contextualSpacing w:val="0"/>
        <w:jc w:val="left"/>
      </w:pPr>
      <w:bookmarkStart w:id="38" w:name="_Toc487057287"/>
      <w:r w:rsidRPr="00C661D5">
        <w:t xml:space="preserve">3.2.1.2 Caso de </w:t>
      </w:r>
      <w:r w:rsidR="00C25455" w:rsidRPr="00C661D5">
        <w:t>U</w:t>
      </w:r>
      <w:r w:rsidRPr="00C661D5">
        <w:t xml:space="preserve">so </w:t>
      </w:r>
      <w:r w:rsidR="00C25455" w:rsidRPr="00C661D5">
        <w:t xml:space="preserve">de </w:t>
      </w:r>
      <w:r w:rsidRPr="00C661D5">
        <w:t>docentes</w:t>
      </w:r>
      <w:bookmarkEnd w:id="38"/>
    </w:p>
    <w:p w14:paraId="6D23A396" w14:textId="77777777" w:rsidR="003F1952" w:rsidRPr="00C661D5" w:rsidRDefault="00C25455">
      <w:pPr>
        <w:spacing w:line="360" w:lineRule="auto"/>
        <w:ind w:firstLine="708"/>
        <w:jc w:val="center"/>
        <w:rPr>
          <w:sz w:val="24"/>
          <w:szCs w:val="24"/>
        </w:rPr>
      </w:pPr>
      <w:r w:rsidRPr="00C661D5">
        <w:rPr>
          <w:sz w:val="24"/>
          <w:szCs w:val="24"/>
        </w:rPr>
        <w:t>Figura</w:t>
      </w:r>
      <w:r w:rsidR="000C1B85" w:rsidRPr="00C661D5">
        <w:rPr>
          <w:sz w:val="24"/>
          <w:szCs w:val="24"/>
        </w:rPr>
        <w:t xml:space="preserve"> 2. Caso de uso docentes</w:t>
      </w:r>
    </w:p>
    <w:p w14:paraId="0B47AEED" w14:textId="77777777" w:rsidR="003F1952" w:rsidRPr="00C661D5" w:rsidRDefault="003F1952">
      <w:pPr>
        <w:spacing w:line="360" w:lineRule="auto"/>
        <w:ind w:firstLine="708"/>
        <w:jc w:val="center"/>
        <w:rPr>
          <w:b/>
          <w:sz w:val="24"/>
          <w:szCs w:val="24"/>
        </w:rPr>
      </w:pPr>
    </w:p>
    <w:p w14:paraId="580E7045" w14:textId="77777777" w:rsidR="003F1952" w:rsidRPr="00C661D5" w:rsidRDefault="000C1B85">
      <w:pPr>
        <w:spacing w:line="360" w:lineRule="auto"/>
        <w:jc w:val="left"/>
        <w:rPr>
          <w:b/>
          <w:sz w:val="24"/>
          <w:szCs w:val="24"/>
        </w:rPr>
      </w:pPr>
      <w:r w:rsidRPr="00C661D5">
        <w:rPr>
          <w:noProof/>
          <w:sz w:val="24"/>
          <w:szCs w:val="24"/>
        </w:rPr>
        <w:lastRenderedPageBreak/>
        <w:drawing>
          <wp:inline distT="114300" distB="114300" distL="114300" distR="114300" wp14:anchorId="6F97E1D4" wp14:editId="30BF82AB">
            <wp:extent cx="5612130" cy="4051300"/>
            <wp:effectExtent l="0" t="0" r="0" b="0"/>
            <wp:docPr id="11" name="image23.jpg" descr="coordinador.JPG"/>
            <wp:cNvGraphicFramePr/>
            <a:graphic xmlns:a="http://schemas.openxmlformats.org/drawingml/2006/main">
              <a:graphicData uri="http://schemas.openxmlformats.org/drawingml/2006/picture">
                <pic:pic xmlns:pic="http://schemas.openxmlformats.org/drawingml/2006/picture">
                  <pic:nvPicPr>
                    <pic:cNvPr id="0" name="image23.jpg" descr="coordinador.JPG"/>
                    <pic:cNvPicPr preferRelativeResize="0"/>
                  </pic:nvPicPr>
                  <pic:blipFill>
                    <a:blip r:embed="rId14"/>
                    <a:srcRect/>
                    <a:stretch>
                      <a:fillRect/>
                    </a:stretch>
                  </pic:blipFill>
                  <pic:spPr>
                    <a:xfrm>
                      <a:off x="0" y="0"/>
                      <a:ext cx="5612130" cy="4051300"/>
                    </a:xfrm>
                    <a:prstGeom prst="rect">
                      <a:avLst/>
                    </a:prstGeom>
                    <a:ln/>
                  </pic:spPr>
                </pic:pic>
              </a:graphicData>
            </a:graphic>
          </wp:inline>
        </w:drawing>
      </w:r>
    </w:p>
    <w:p w14:paraId="3CF5ED6B" w14:textId="77777777" w:rsidR="003F1952" w:rsidRPr="00C661D5" w:rsidRDefault="000C1B85">
      <w:pPr>
        <w:spacing w:line="360" w:lineRule="auto"/>
        <w:jc w:val="center"/>
        <w:rPr>
          <w:sz w:val="24"/>
          <w:szCs w:val="24"/>
        </w:rPr>
      </w:pPr>
      <w:r w:rsidRPr="00C661D5">
        <w:rPr>
          <w:sz w:val="24"/>
          <w:szCs w:val="24"/>
        </w:rPr>
        <w:t>Fuente: Autor</w:t>
      </w:r>
    </w:p>
    <w:p w14:paraId="41A2005B" w14:textId="77777777" w:rsidR="003F1952" w:rsidRPr="00C661D5" w:rsidRDefault="000C1B85">
      <w:pPr>
        <w:spacing w:line="360" w:lineRule="auto"/>
        <w:jc w:val="center"/>
        <w:rPr>
          <w:sz w:val="24"/>
          <w:szCs w:val="24"/>
        </w:rPr>
      </w:pPr>
      <w:r w:rsidRPr="00C661D5">
        <w:rPr>
          <w:sz w:val="24"/>
          <w:szCs w:val="24"/>
        </w:rPr>
        <w:t>Tabla 7. Docentes</w:t>
      </w:r>
    </w:p>
    <w:tbl>
      <w:tblPr>
        <w:tblStyle w:val="a0"/>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4B031FF"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EF47EC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Docentes</w:t>
            </w:r>
          </w:p>
        </w:tc>
      </w:tr>
      <w:tr w:rsidR="003F1952" w:rsidRPr="00C661D5" w14:paraId="5E90110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67AC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4AE089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A42B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0F168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docente.</w:t>
            </w:r>
          </w:p>
        </w:tc>
      </w:tr>
      <w:tr w:rsidR="003F1952" w:rsidRPr="00C661D5" w14:paraId="725D0B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3102C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E8E40E9" w14:textId="6A0545C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creación de un </w:t>
            </w:r>
            <w:r w:rsidR="00A96720" w:rsidRPr="00C661D5">
              <w:rPr>
                <w:rFonts w:ascii="Arial" w:eastAsia="Arial" w:hAnsi="Arial" w:cs="Arial"/>
                <w:sz w:val="24"/>
                <w:szCs w:val="24"/>
              </w:rPr>
              <w:t>nuevo docente</w:t>
            </w:r>
          </w:p>
        </w:tc>
      </w:tr>
      <w:tr w:rsidR="003F1952" w:rsidRPr="00C661D5" w14:paraId="7907D5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2EE6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DD1E9E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3E2F85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C11D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49499F3"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CC7F9C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5ECF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150A7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438DB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10A1731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43A6F1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C59C9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E14EB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463D3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E3A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F39CDB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agregado con éxito.</w:t>
            </w:r>
          </w:p>
          <w:p w14:paraId="5795442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6414FAD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4A54A0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lastRenderedPageBreak/>
              <w:t>Editar Docente</w:t>
            </w:r>
          </w:p>
        </w:tc>
      </w:tr>
      <w:tr w:rsidR="003F1952" w:rsidRPr="00C661D5" w14:paraId="393D595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86C0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84A1B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docente.</w:t>
            </w:r>
          </w:p>
        </w:tc>
      </w:tr>
      <w:tr w:rsidR="003F1952" w:rsidRPr="00C661D5" w14:paraId="0C56522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198AF8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9938B5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docente existente.</w:t>
            </w:r>
          </w:p>
        </w:tc>
      </w:tr>
      <w:tr w:rsidR="003F1952" w:rsidRPr="00C661D5" w14:paraId="636AB9B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9A0E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F3806D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0ACB70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64C03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2E99B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50DF2F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9B236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A9CA9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FCE923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2CD50F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9A87BC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FA1964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71B2299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F904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BFC33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48D26D2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F280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EC88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179EF96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41651AF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B38794" w14:textId="6D858FF0" w:rsidR="003F1952" w:rsidRPr="00C661D5" w:rsidRDefault="00A96720" w:rsidP="00A96720">
            <w:pPr>
              <w:contextualSpacing w:val="0"/>
              <w:jc w:val="center"/>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1ED3C75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EC987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45FEB53" w14:textId="2BA2FDAA"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Inhabilitar</w:t>
            </w:r>
            <w:r w:rsidR="000C1B85" w:rsidRPr="00C661D5">
              <w:rPr>
                <w:rFonts w:ascii="Arial" w:eastAsia="Arial" w:hAnsi="Arial" w:cs="Arial"/>
                <w:sz w:val="24"/>
                <w:szCs w:val="24"/>
              </w:rPr>
              <w:t xml:space="preserve"> docente.</w:t>
            </w:r>
          </w:p>
        </w:tc>
      </w:tr>
      <w:tr w:rsidR="003F1952" w:rsidRPr="00C661D5" w14:paraId="356ADAA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3159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F4806" w14:textId="211278C4" w:rsidR="003F1952" w:rsidRPr="00C661D5" w:rsidRDefault="00A96720">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inhabilitar </w:t>
            </w:r>
            <w:r w:rsidR="000C1B85" w:rsidRPr="00C661D5">
              <w:rPr>
                <w:rFonts w:ascii="Arial" w:eastAsia="Arial" w:hAnsi="Arial" w:cs="Arial"/>
                <w:sz w:val="24"/>
                <w:szCs w:val="24"/>
              </w:rPr>
              <w:t>un docente.</w:t>
            </w:r>
          </w:p>
        </w:tc>
      </w:tr>
      <w:tr w:rsidR="003F1952" w:rsidRPr="00C661D5" w14:paraId="1396E79C"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5430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BD5C943" w14:textId="7109A06C" w:rsidR="003F1952" w:rsidRPr="00C661D5" w:rsidRDefault="00A9672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Coordinador</w:t>
            </w:r>
            <w:r w:rsidR="000C1B85" w:rsidRPr="00C661D5">
              <w:rPr>
                <w:rFonts w:ascii="Arial" w:eastAsia="Arial" w:hAnsi="Arial" w:cs="Arial"/>
                <w:sz w:val="24"/>
                <w:szCs w:val="24"/>
              </w:rPr>
              <w:t>.</w:t>
            </w:r>
          </w:p>
        </w:tc>
      </w:tr>
      <w:tr w:rsidR="003F1952" w:rsidRPr="00C661D5" w14:paraId="31F3253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3FFE1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03E8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749A0F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E8849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2FF6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557DD462" w14:textId="23173172"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actor da </w:t>
            </w:r>
            <w:r w:rsidR="00A96720">
              <w:rPr>
                <w:rFonts w:ascii="Arial" w:eastAsia="Arial" w:hAnsi="Arial" w:cs="Arial"/>
                <w:sz w:val="24"/>
                <w:szCs w:val="24"/>
              </w:rPr>
              <w:t>clic en el botón inhabilitar</w:t>
            </w:r>
            <w:r w:rsidRPr="00C661D5">
              <w:rPr>
                <w:rFonts w:ascii="Arial" w:eastAsia="Arial" w:hAnsi="Arial" w:cs="Arial"/>
                <w:sz w:val="24"/>
                <w:szCs w:val="24"/>
              </w:rPr>
              <w:t>.</w:t>
            </w:r>
          </w:p>
        </w:tc>
      </w:tr>
      <w:tr w:rsidR="003F1952" w:rsidRPr="00C661D5" w14:paraId="3E0E0BB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B237F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19FD0F" w14:textId="450FA358"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A96720">
              <w:rPr>
                <w:rFonts w:ascii="Arial" w:eastAsia="Arial" w:hAnsi="Arial" w:cs="Arial"/>
                <w:sz w:val="24"/>
                <w:szCs w:val="24"/>
              </w:rPr>
              <w:t>inhabilitado</w:t>
            </w:r>
            <w:r w:rsidRPr="00C661D5">
              <w:rPr>
                <w:rFonts w:ascii="Arial" w:eastAsia="Arial" w:hAnsi="Arial" w:cs="Arial"/>
                <w:sz w:val="24"/>
                <w:szCs w:val="24"/>
              </w:rPr>
              <w:t xml:space="preserve"> con éxito.</w:t>
            </w:r>
          </w:p>
        </w:tc>
      </w:tr>
      <w:tr w:rsidR="003F1952" w:rsidRPr="00C661D5" w14:paraId="78CA909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E4D24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463193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59B8D4C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E19F39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4A359CD" w14:textId="2CEEC9D2"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w:t>
            </w:r>
            <w:r w:rsidR="00D8258D">
              <w:rPr>
                <w:rFonts w:ascii="Arial" w:eastAsia="Arial" w:hAnsi="Arial" w:cs="Arial"/>
                <w:sz w:val="24"/>
                <w:szCs w:val="24"/>
              </w:rPr>
              <w:t xml:space="preserve">inhabilitado </w:t>
            </w:r>
            <w:r w:rsidRPr="00C661D5">
              <w:rPr>
                <w:rFonts w:ascii="Arial" w:eastAsia="Arial" w:hAnsi="Arial" w:cs="Arial"/>
                <w:sz w:val="24"/>
                <w:szCs w:val="24"/>
              </w:rPr>
              <w:t>con éxito.</w:t>
            </w:r>
          </w:p>
        </w:tc>
      </w:tr>
      <w:tr w:rsidR="003F1952" w:rsidRPr="00C661D5" w14:paraId="43CEDE1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8B9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880F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722A8ADE" w14:textId="77777777" w:rsidR="003F1952" w:rsidRPr="00C661D5" w:rsidRDefault="003F1952" w:rsidP="00A96720">
      <w:pPr>
        <w:spacing w:line="360" w:lineRule="auto"/>
        <w:jc w:val="left"/>
        <w:rPr>
          <w:sz w:val="24"/>
          <w:szCs w:val="24"/>
        </w:rPr>
      </w:pPr>
    </w:p>
    <w:p w14:paraId="5361419A" w14:textId="77777777" w:rsidR="003F1952" w:rsidRPr="00C661D5" w:rsidRDefault="000C1B85" w:rsidP="00C25455">
      <w:pPr>
        <w:pStyle w:val="Ttulo4"/>
        <w:ind w:left="0"/>
        <w:contextualSpacing w:val="0"/>
        <w:rPr>
          <w:b w:val="0"/>
        </w:rPr>
      </w:pPr>
      <w:bookmarkStart w:id="39" w:name="_Toc487057289"/>
      <w:r w:rsidRPr="00C661D5">
        <w:t>3.2.1.4 Caso de Uso Semanas</w:t>
      </w:r>
      <w:bookmarkEnd w:id="39"/>
    </w:p>
    <w:p w14:paraId="551E9F9D" w14:textId="77777777" w:rsidR="003F1952" w:rsidRPr="00C661D5" w:rsidRDefault="003F1952">
      <w:pPr>
        <w:spacing w:line="360" w:lineRule="auto"/>
        <w:jc w:val="left"/>
        <w:rPr>
          <w:b/>
          <w:sz w:val="24"/>
          <w:szCs w:val="24"/>
        </w:rPr>
      </w:pPr>
    </w:p>
    <w:p w14:paraId="12DE2EBE" w14:textId="77777777" w:rsidR="003F1952" w:rsidRPr="00C661D5" w:rsidRDefault="000C1B85">
      <w:pPr>
        <w:spacing w:line="360" w:lineRule="auto"/>
        <w:jc w:val="center"/>
        <w:rPr>
          <w:sz w:val="24"/>
          <w:szCs w:val="24"/>
        </w:rPr>
      </w:pPr>
      <w:r w:rsidRPr="00C661D5">
        <w:rPr>
          <w:sz w:val="24"/>
          <w:szCs w:val="24"/>
        </w:rPr>
        <w:t>Tabla 7. Semanas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0BD11E5"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B3E74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Semanas</w:t>
            </w:r>
          </w:p>
        </w:tc>
      </w:tr>
      <w:tr w:rsidR="003F1952" w:rsidRPr="00C661D5" w14:paraId="153E74D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0645C8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545DDF5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146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163FFE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semana.</w:t>
            </w:r>
          </w:p>
        </w:tc>
      </w:tr>
      <w:tr w:rsidR="003F1952" w:rsidRPr="00C661D5" w14:paraId="2D02657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4F02C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22B2A4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semana</w:t>
            </w:r>
          </w:p>
        </w:tc>
      </w:tr>
      <w:tr w:rsidR="003F1952" w:rsidRPr="00C661D5" w14:paraId="2223DA7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FABD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13DFD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1E3D74E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81B3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D1B5F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7F79E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B9BA8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E3577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445AED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705214D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6C85BD5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96FEEC"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8BE6DC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71BD89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BE65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436CD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15B3359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E26FF6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251FB6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0F0C52C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21E45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441E57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semana.</w:t>
            </w:r>
          </w:p>
        </w:tc>
      </w:tr>
      <w:tr w:rsidR="003F1952" w:rsidRPr="00C661D5" w14:paraId="6B1ACD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6CF981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0BA7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 existente.</w:t>
            </w:r>
          </w:p>
        </w:tc>
      </w:tr>
      <w:tr w:rsidR="003F1952" w:rsidRPr="00C661D5" w14:paraId="18A0C6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4BD17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DAFB43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39592C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F171A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A2A32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586ECFE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0C88C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4E844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D9A1A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4BF6AAF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108935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da clic sobre el botón guardar.</w:t>
            </w:r>
          </w:p>
          <w:p w14:paraId="5108C4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05A042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E2BD38D"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25F85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0B96791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1514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C219A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785FBB0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F1952" w:rsidRPr="00C661D5" w14:paraId="360EB76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6AF81A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61CE535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9E669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0D2CB4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semana.</w:t>
            </w:r>
          </w:p>
        </w:tc>
      </w:tr>
      <w:tr w:rsidR="003F1952" w:rsidRPr="00C661D5" w14:paraId="0347D6F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6103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BD05B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w:t>
            </w:r>
            <w:proofErr w:type="gramStart"/>
            <w:r w:rsidRPr="00C661D5">
              <w:rPr>
                <w:rFonts w:ascii="Arial" w:eastAsia="Arial" w:hAnsi="Arial" w:cs="Arial"/>
                <w:sz w:val="24"/>
                <w:szCs w:val="24"/>
              </w:rPr>
              <w:t>un</w:t>
            </w:r>
            <w:proofErr w:type="gramEnd"/>
            <w:r w:rsidRPr="00C661D5">
              <w:rPr>
                <w:rFonts w:ascii="Arial" w:eastAsia="Arial" w:hAnsi="Arial" w:cs="Arial"/>
                <w:sz w:val="24"/>
                <w:szCs w:val="24"/>
              </w:rPr>
              <w:t xml:space="preserve"> semana.</w:t>
            </w:r>
          </w:p>
        </w:tc>
      </w:tr>
      <w:tr w:rsidR="003F1952" w:rsidRPr="00C661D5" w14:paraId="4E80968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0DE1E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DA002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5C520F7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1B572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BC0D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3ABC53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27F8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F71A61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5FE9BC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20B5A62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B99C3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AB67B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41D78F36"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3B2F5A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864A2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4D96A2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9DEAAE"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640C37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79FC128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6EB1A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46CB8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660B47E" w14:textId="77777777" w:rsidR="003F1952" w:rsidRPr="00C661D5" w:rsidRDefault="003F1952">
      <w:pPr>
        <w:spacing w:line="360" w:lineRule="auto"/>
        <w:ind w:left="2160"/>
        <w:jc w:val="left"/>
        <w:rPr>
          <w:b/>
          <w:sz w:val="24"/>
          <w:szCs w:val="24"/>
        </w:rPr>
      </w:pPr>
      <w:bookmarkStart w:id="40" w:name="_9bbh2n1lrl2s" w:colFirst="0" w:colLast="0"/>
      <w:bookmarkEnd w:id="40"/>
    </w:p>
    <w:p w14:paraId="56F9169F" w14:textId="77777777" w:rsidR="003F1952" w:rsidRPr="00C661D5" w:rsidRDefault="000C1B85" w:rsidP="00C25455">
      <w:pPr>
        <w:pStyle w:val="Ttulo4"/>
        <w:ind w:left="0"/>
        <w:contextualSpacing w:val="0"/>
        <w:jc w:val="left"/>
      </w:pPr>
      <w:bookmarkStart w:id="41" w:name="_Toc487057290"/>
      <w:r w:rsidRPr="00C661D5">
        <w:t>3.2.1.5 Caso de Uso Asignación</w:t>
      </w:r>
      <w:bookmarkEnd w:id="41"/>
    </w:p>
    <w:p w14:paraId="2CE5AB3A" w14:textId="77777777" w:rsidR="003F1952" w:rsidRPr="00C661D5" w:rsidRDefault="000C1B85">
      <w:pPr>
        <w:spacing w:line="360" w:lineRule="auto"/>
        <w:jc w:val="center"/>
        <w:rPr>
          <w:sz w:val="24"/>
          <w:szCs w:val="24"/>
        </w:rPr>
      </w:pPr>
      <w:bookmarkStart w:id="42" w:name="_2p2csry" w:colFirst="0" w:colLast="0"/>
      <w:bookmarkEnd w:id="42"/>
      <w:r w:rsidRPr="00C661D5">
        <w:rPr>
          <w:sz w:val="24"/>
          <w:szCs w:val="24"/>
        </w:rPr>
        <w:t>Tabla 7. Asignación</w:t>
      </w:r>
    </w:p>
    <w:tbl>
      <w:tblPr>
        <w:tblStyle w:val="a3"/>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085EE957"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1E6A5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Asignaciones</w:t>
            </w:r>
          </w:p>
        </w:tc>
      </w:tr>
      <w:tr w:rsidR="003F1952" w:rsidRPr="00C661D5" w14:paraId="3EFC3F93"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C2A549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Asignar Horas</w:t>
            </w:r>
          </w:p>
        </w:tc>
      </w:tr>
      <w:tr w:rsidR="003F1952" w:rsidRPr="00C661D5" w14:paraId="632DA30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1FB85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F44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Asignar.</w:t>
            </w:r>
          </w:p>
        </w:tc>
      </w:tr>
      <w:tr w:rsidR="003F1952" w:rsidRPr="00C661D5" w14:paraId="50CEEC7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390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591D8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asignar valores a un respectivo docente</w:t>
            </w:r>
          </w:p>
        </w:tc>
      </w:tr>
      <w:tr w:rsidR="003F1952" w:rsidRPr="00C661D5" w14:paraId="128985B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D53111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C4449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Coordinador</w:t>
            </w:r>
          </w:p>
        </w:tc>
      </w:tr>
      <w:tr w:rsidR="003F1952" w:rsidRPr="00C661D5" w14:paraId="73D773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BA44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53A4016" w14:textId="417952C0"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 debe existir en el sistema</w:t>
            </w:r>
            <w:r w:rsidR="000F4329">
              <w:rPr>
                <w:rFonts w:ascii="Arial" w:eastAsia="Arial" w:hAnsi="Arial" w:cs="Arial"/>
                <w:sz w:val="24"/>
                <w:szCs w:val="24"/>
              </w:rPr>
              <w:t xml:space="preserve"> y el contrato debe ser tiempo completo o medio tiempo</w:t>
            </w:r>
            <w:r w:rsidRPr="00C661D5">
              <w:rPr>
                <w:rFonts w:ascii="Arial" w:eastAsia="Arial" w:hAnsi="Arial" w:cs="Arial"/>
                <w:sz w:val="24"/>
                <w:szCs w:val="24"/>
              </w:rPr>
              <w:t>.</w:t>
            </w:r>
          </w:p>
          <w:p w14:paraId="66B9755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roofErr w:type="gramStart"/>
            <w:r w:rsidRPr="00C661D5">
              <w:rPr>
                <w:rFonts w:ascii="Arial" w:eastAsia="Arial" w:hAnsi="Arial" w:cs="Arial"/>
                <w:sz w:val="24"/>
                <w:szCs w:val="24"/>
              </w:rPr>
              <w:t>por</w:t>
            </w:r>
            <w:proofErr w:type="gramEnd"/>
            <w:r w:rsidRPr="00C661D5">
              <w:rPr>
                <w:rFonts w:ascii="Arial" w:eastAsia="Arial" w:hAnsi="Arial" w:cs="Arial"/>
                <w:sz w:val="24"/>
                <w:szCs w:val="24"/>
              </w:rPr>
              <w:t xml:space="preserve"> defecto los valores están en cero.</w:t>
            </w:r>
          </w:p>
        </w:tc>
      </w:tr>
      <w:tr w:rsidR="003F1952" w:rsidRPr="00C661D5" w14:paraId="743DC0D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1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58368F2" w14:textId="5C495832"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porcentajes asignados a cada modalidad</w:t>
            </w:r>
            <w:r w:rsidRPr="00C661D5">
              <w:rPr>
                <w:rFonts w:ascii="Arial" w:eastAsia="Arial" w:hAnsi="Arial" w:cs="Arial"/>
                <w:sz w:val="24"/>
                <w:szCs w:val="24"/>
              </w:rPr>
              <w:t>.</w:t>
            </w:r>
          </w:p>
          <w:p w14:paraId="4D5E0599" w14:textId="1B16057B" w:rsidR="00210BA0"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guardar</w:t>
            </w:r>
            <w:r w:rsidRPr="00C661D5">
              <w:rPr>
                <w:rFonts w:ascii="Arial" w:eastAsia="Arial" w:hAnsi="Arial" w:cs="Arial"/>
                <w:sz w:val="24"/>
                <w:szCs w:val="24"/>
              </w:rPr>
              <w:t>.</w:t>
            </w:r>
          </w:p>
          <w:p w14:paraId="36DD04B2" w14:textId="2D4876AF" w:rsidR="008863A2" w:rsidRPr="00C661D5" w:rsidRDefault="008863A2"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da clic sobre el botón editar.</w:t>
            </w:r>
          </w:p>
          <w:p w14:paraId="2B0997D3" w14:textId="77777777"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2A1239F1" w14:textId="5B248B1A" w:rsidR="00210BA0"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w:t>
            </w:r>
            <w:r w:rsidR="008863A2">
              <w:rPr>
                <w:rFonts w:ascii="Arial" w:eastAsia="Arial" w:hAnsi="Arial" w:cs="Arial"/>
                <w:sz w:val="24"/>
                <w:szCs w:val="24"/>
              </w:rPr>
              <w:t>or da clic sobre el botón aceptar</w:t>
            </w:r>
            <w:r w:rsidRPr="00C661D5">
              <w:rPr>
                <w:rFonts w:ascii="Arial" w:eastAsia="Arial" w:hAnsi="Arial" w:cs="Arial"/>
                <w:sz w:val="24"/>
                <w:szCs w:val="24"/>
              </w:rPr>
              <w:t>.</w:t>
            </w:r>
          </w:p>
          <w:p w14:paraId="0ED749FA" w14:textId="1845A68C" w:rsidR="003F1952" w:rsidRPr="00C661D5" w:rsidRDefault="00210BA0" w:rsidP="00210BA0">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BBA5788"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1B6A0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6BF15F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o editado exitosamente.</w:t>
            </w:r>
          </w:p>
        </w:tc>
      </w:tr>
      <w:tr w:rsidR="003F1952" w:rsidRPr="00C661D5" w14:paraId="7C89F5D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BCEA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C1DA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modificado con éxito.</w:t>
            </w:r>
          </w:p>
        </w:tc>
      </w:tr>
    </w:tbl>
    <w:p w14:paraId="53A83994" w14:textId="77777777" w:rsidR="003F1952" w:rsidRPr="00C661D5" w:rsidRDefault="003F1952">
      <w:pPr>
        <w:spacing w:line="360" w:lineRule="auto"/>
        <w:jc w:val="left"/>
        <w:rPr>
          <w:b/>
          <w:sz w:val="24"/>
          <w:szCs w:val="24"/>
        </w:rPr>
      </w:pPr>
      <w:bookmarkStart w:id="43" w:name="_c02fhoo8qnkl" w:colFirst="0" w:colLast="0"/>
      <w:bookmarkEnd w:id="43"/>
    </w:p>
    <w:p w14:paraId="77B5B6E8" w14:textId="77777777" w:rsidR="003F1952" w:rsidRPr="00C661D5" w:rsidRDefault="000C1B85" w:rsidP="00C25455">
      <w:pPr>
        <w:pStyle w:val="Ttulo4"/>
        <w:ind w:left="0"/>
        <w:contextualSpacing w:val="0"/>
        <w:jc w:val="left"/>
      </w:pPr>
      <w:bookmarkStart w:id="44" w:name="_Toc487057291"/>
      <w:r w:rsidRPr="00C661D5">
        <w:t>3.2.1.6 Caso de Uso Actividades</w:t>
      </w:r>
      <w:bookmarkEnd w:id="44"/>
    </w:p>
    <w:p w14:paraId="1136E1D0" w14:textId="77777777" w:rsidR="003F1952" w:rsidRPr="00C661D5" w:rsidRDefault="003F1952">
      <w:pPr>
        <w:spacing w:line="360" w:lineRule="auto"/>
        <w:jc w:val="left"/>
        <w:rPr>
          <w:b/>
          <w:sz w:val="24"/>
          <w:szCs w:val="24"/>
        </w:rPr>
      </w:pPr>
      <w:bookmarkStart w:id="45" w:name="_41mghml" w:colFirst="0" w:colLast="0"/>
      <w:bookmarkEnd w:id="45"/>
    </w:p>
    <w:p w14:paraId="0181A209" w14:textId="77777777" w:rsidR="003F1952" w:rsidRPr="00C661D5" w:rsidRDefault="000C1B85">
      <w:pPr>
        <w:spacing w:line="360" w:lineRule="auto"/>
        <w:jc w:val="center"/>
        <w:rPr>
          <w:b/>
          <w:sz w:val="24"/>
          <w:szCs w:val="24"/>
        </w:rPr>
      </w:pPr>
      <w:bookmarkStart w:id="46" w:name="_vx1227" w:colFirst="0" w:colLast="0"/>
      <w:bookmarkEnd w:id="46"/>
      <w:r w:rsidRPr="00C661D5">
        <w:rPr>
          <w:sz w:val="24"/>
          <w:szCs w:val="24"/>
        </w:rPr>
        <w:t>Tabla 10. Actividades</w:t>
      </w:r>
    </w:p>
    <w:tbl>
      <w:tblPr>
        <w:tblStyle w:val="a4"/>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84289FB"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531F2F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Actividades</w:t>
            </w:r>
          </w:p>
        </w:tc>
      </w:tr>
      <w:tr w:rsidR="003F1952" w:rsidRPr="00C661D5" w14:paraId="0B27D29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3BB4337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02BFD18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6F40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88D609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Actividad</w:t>
            </w:r>
          </w:p>
        </w:tc>
      </w:tr>
      <w:tr w:rsidR="003F1952" w:rsidRPr="00C661D5" w14:paraId="6A4409A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D6233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912333A"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actividad</w:t>
            </w:r>
          </w:p>
        </w:tc>
      </w:tr>
      <w:tr w:rsidR="003F1952" w:rsidRPr="00C661D5" w14:paraId="5BC026D8"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33B78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1521D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228870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9F225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F4E600"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F1952" w:rsidRPr="00C661D5" w14:paraId="1441DBB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D03F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B0FC2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1697D8E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A6949D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0EA539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9636C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C00E1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10F6366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689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184BD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0922A3E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258AB0C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092A9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12667AD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AD0FB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E41EE7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Actividad</w:t>
            </w:r>
          </w:p>
        </w:tc>
      </w:tr>
      <w:tr w:rsidR="003F1952" w:rsidRPr="00C661D5" w14:paraId="254ABD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84412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CC38ED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actividad existente.</w:t>
            </w:r>
          </w:p>
        </w:tc>
      </w:tr>
      <w:tr w:rsidR="003F1952" w:rsidRPr="00C661D5" w14:paraId="54B6D4E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F46218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0804A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70FEF985"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12C24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BB384E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1FF881E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B74E7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349FB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184165C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1FE9EB8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BFC87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1D97F6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891EEA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9B8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8776CB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4B451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7CB45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82022C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63E257B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4E73924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BA6861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683D2A3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C05B4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87B962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actividad.</w:t>
            </w:r>
          </w:p>
        </w:tc>
      </w:tr>
      <w:tr w:rsidR="003F1952" w:rsidRPr="00C661D5" w14:paraId="12DBD0AE"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D887E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86CD95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actividad.</w:t>
            </w:r>
          </w:p>
        </w:tc>
      </w:tr>
      <w:tr w:rsidR="003F1952" w:rsidRPr="00C661D5" w14:paraId="21659C2D"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5E15B6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17C877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0926292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2529D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C1F021"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F462D0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05D77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33270A2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BBE516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14CFEC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9E6AB"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52FD6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El registro fue eliminado con </w:t>
            </w:r>
            <w:r w:rsidRPr="00C661D5">
              <w:rPr>
                <w:rFonts w:ascii="Arial" w:eastAsia="Arial" w:hAnsi="Arial" w:cs="Arial"/>
                <w:sz w:val="24"/>
                <w:szCs w:val="24"/>
              </w:rPr>
              <w:lastRenderedPageBreak/>
              <w:t>éxito.</w:t>
            </w:r>
          </w:p>
        </w:tc>
      </w:tr>
      <w:tr w:rsidR="003F1952" w:rsidRPr="00C661D5" w14:paraId="617B2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A8187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6BE66D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4CF421F0" w14:textId="77777777" w:rsidR="003F1952" w:rsidRPr="00C661D5" w:rsidRDefault="003F1952">
      <w:pPr>
        <w:spacing w:line="360" w:lineRule="auto"/>
        <w:ind w:left="864"/>
        <w:jc w:val="left"/>
        <w:rPr>
          <w:b/>
          <w:sz w:val="24"/>
          <w:szCs w:val="24"/>
        </w:rPr>
      </w:pPr>
    </w:p>
    <w:p w14:paraId="4CC6D97D" w14:textId="77777777" w:rsidR="003F1952" w:rsidRPr="00C661D5" w:rsidRDefault="000C1B85" w:rsidP="00C25455">
      <w:pPr>
        <w:pStyle w:val="Ttulo4"/>
        <w:ind w:left="0"/>
        <w:contextualSpacing w:val="0"/>
        <w:jc w:val="left"/>
      </w:pPr>
      <w:bookmarkStart w:id="47" w:name="_Toc487057292"/>
      <w:r w:rsidRPr="00C661D5">
        <w:t>3.2.1.7 Casos de Uso Productos</w:t>
      </w:r>
      <w:bookmarkEnd w:id="47"/>
    </w:p>
    <w:p w14:paraId="0392806F" w14:textId="77777777" w:rsidR="003F1952" w:rsidRPr="00C661D5" w:rsidRDefault="000C1B85">
      <w:pPr>
        <w:spacing w:line="360" w:lineRule="auto"/>
        <w:jc w:val="center"/>
        <w:rPr>
          <w:sz w:val="24"/>
          <w:szCs w:val="24"/>
        </w:rPr>
      </w:pPr>
      <w:bookmarkStart w:id="48" w:name="_4f1mdlm" w:colFirst="0" w:colLast="0"/>
      <w:bookmarkEnd w:id="48"/>
      <w:r w:rsidRPr="00C661D5">
        <w:rPr>
          <w:sz w:val="24"/>
          <w:szCs w:val="24"/>
        </w:rPr>
        <w:t>Tabla 11. Productos</w:t>
      </w:r>
    </w:p>
    <w:tbl>
      <w:tblPr>
        <w:tblStyle w:val="a5"/>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4365A8C3"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55C4A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Productos</w:t>
            </w:r>
          </w:p>
        </w:tc>
      </w:tr>
      <w:tr w:rsidR="003F1952" w:rsidRPr="00C661D5" w14:paraId="0595D22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E080AD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DDC95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ACAE8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EB1963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producto.</w:t>
            </w:r>
          </w:p>
        </w:tc>
      </w:tr>
      <w:tr w:rsidR="003F1952" w:rsidRPr="00C661D5" w14:paraId="77ED68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26F4A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296A2B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 nuevo producto.</w:t>
            </w:r>
          </w:p>
        </w:tc>
      </w:tr>
      <w:tr w:rsidR="003F1952" w:rsidRPr="00C661D5" w14:paraId="5FEAC12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D95E6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07739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20DA7CF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009F5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EEE23A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haber por lo menos una actividad</w:t>
            </w:r>
          </w:p>
        </w:tc>
      </w:tr>
      <w:tr w:rsidR="003F1952" w:rsidRPr="00C661D5" w14:paraId="1C3795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8F995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9F00EA7"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96ED970" w14:textId="4B38997D"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65229B" w14:textId="10DF3199"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las actividades que aún no han sido asignadas a un producto.</w:t>
            </w:r>
          </w:p>
          <w:p w14:paraId="1C985D1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097C3BA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6A0D78"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E9371A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5D9DF9B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097F02"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D5A6DE8"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213732A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BFBBB0A"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080E5C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453E910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434D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80F125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producto</w:t>
            </w:r>
          </w:p>
        </w:tc>
      </w:tr>
      <w:tr w:rsidR="003F1952" w:rsidRPr="00C661D5" w14:paraId="63DFBA49"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4DBC9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D47BB0E"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 producto existente.</w:t>
            </w:r>
          </w:p>
        </w:tc>
      </w:tr>
      <w:tr w:rsidR="003F1952" w:rsidRPr="00C661D5" w14:paraId="33B311F7"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8FA773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BBB18C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3A8096C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7C511F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E4FE7E8"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3E63D54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24646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92C615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69E262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6C2BB71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El actor ingresa los nuevos datos.</w:t>
            </w:r>
          </w:p>
          <w:p w14:paraId="641C856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537F2A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22D3587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9762F"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B37B2CD"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D955EF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F66A2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545E7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47B81F4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57E5691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668A741"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04FFD07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FE6B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95ECD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productos.</w:t>
            </w:r>
          </w:p>
        </w:tc>
      </w:tr>
      <w:tr w:rsidR="003F1952" w:rsidRPr="00C661D5" w14:paraId="134C15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4EE55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65E861F"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 producto.</w:t>
            </w:r>
          </w:p>
        </w:tc>
      </w:tr>
      <w:tr w:rsidR="003F1952" w:rsidRPr="00C661D5" w14:paraId="0588CCA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8F93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6DE9F0E"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35A3DEAB"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1F0F9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EA5B1D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F1952" w:rsidRPr="00C661D5" w14:paraId="44A538C0"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A2191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7A87DE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5F4351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36F8F90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7EFA97"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F60285B"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3D56840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7791AA"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E1BD8B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bl>
    <w:p w14:paraId="3B14EC52" w14:textId="77777777" w:rsidR="003F1952" w:rsidRPr="00C661D5" w:rsidRDefault="003F1952">
      <w:pPr>
        <w:spacing w:line="360" w:lineRule="auto"/>
        <w:jc w:val="left"/>
        <w:rPr>
          <w:sz w:val="24"/>
          <w:szCs w:val="24"/>
        </w:rPr>
      </w:pPr>
    </w:p>
    <w:p w14:paraId="2CBADA76" w14:textId="77777777" w:rsidR="003F1952" w:rsidRPr="00C661D5" w:rsidRDefault="003F1952">
      <w:pPr>
        <w:spacing w:line="360" w:lineRule="auto"/>
        <w:jc w:val="left"/>
        <w:rPr>
          <w:b/>
          <w:sz w:val="24"/>
          <w:szCs w:val="24"/>
        </w:rPr>
      </w:pPr>
    </w:p>
    <w:p w14:paraId="175B9E16" w14:textId="77777777" w:rsidR="003F1952" w:rsidRPr="00C661D5" w:rsidRDefault="003F1952">
      <w:pPr>
        <w:spacing w:line="360" w:lineRule="auto"/>
        <w:jc w:val="left"/>
        <w:rPr>
          <w:b/>
          <w:sz w:val="24"/>
          <w:szCs w:val="24"/>
        </w:rPr>
      </w:pPr>
    </w:p>
    <w:p w14:paraId="30CC74D4" w14:textId="77777777" w:rsidR="003F1952" w:rsidRPr="00C661D5" w:rsidRDefault="000C1B85" w:rsidP="00C25455">
      <w:pPr>
        <w:pStyle w:val="Ttulo4"/>
        <w:ind w:left="0"/>
        <w:contextualSpacing w:val="0"/>
        <w:jc w:val="left"/>
      </w:pPr>
      <w:bookmarkStart w:id="49" w:name="_Toc487057293"/>
      <w:r w:rsidRPr="00C661D5">
        <w:t>3.2.1.8 Caso de Uso Clases</w:t>
      </w:r>
      <w:bookmarkEnd w:id="49"/>
    </w:p>
    <w:p w14:paraId="2EAAC3C1" w14:textId="77777777" w:rsidR="003F1952" w:rsidRPr="00C661D5" w:rsidRDefault="000C1B85">
      <w:pPr>
        <w:spacing w:line="360" w:lineRule="auto"/>
        <w:jc w:val="center"/>
        <w:rPr>
          <w:b/>
          <w:sz w:val="24"/>
          <w:szCs w:val="24"/>
        </w:rPr>
      </w:pPr>
      <w:bookmarkStart w:id="50" w:name="_3tbugp1" w:colFirst="0" w:colLast="0"/>
      <w:bookmarkEnd w:id="50"/>
      <w:r w:rsidRPr="00C661D5">
        <w:rPr>
          <w:sz w:val="24"/>
          <w:szCs w:val="24"/>
        </w:rPr>
        <w:t>Tabla 12. Clases</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5F753082"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8249BA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Clases</w:t>
            </w:r>
          </w:p>
        </w:tc>
      </w:tr>
      <w:tr w:rsidR="003F1952" w:rsidRPr="00C661D5" w14:paraId="0E8D98E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DD2E45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654FD97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3050A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D92017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 clase.</w:t>
            </w:r>
          </w:p>
        </w:tc>
      </w:tr>
      <w:tr w:rsidR="003F1952" w:rsidRPr="00C661D5" w14:paraId="2D1343BC"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55DDBB"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028175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creación de una nueva clase.</w:t>
            </w:r>
          </w:p>
        </w:tc>
      </w:tr>
      <w:tr w:rsidR="003F1952" w:rsidRPr="00C661D5" w14:paraId="3CE13D5F"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1A5DC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98DB83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198C3C9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7FC371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1DAFF9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Debe existir por lo menos una actividad en la base de datos.</w:t>
            </w:r>
          </w:p>
        </w:tc>
      </w:tr>
      <w:tr w:rsidR="003F1952" w:rsidRPr="00C661D5" w14:paraId="4F71D852"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FC520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DA3F39D" w14:textId="5D1129EF" w:rsidR="003F1952"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w:t>
            </w:r>
            <w:r w:rsidR="008863A2">
              <w:rPr>
                <w:rFonts w:ascii="Arial" w:eastAsia="Arial" w:hAnsi="Arial" w:cs="Arial"/>
                <w:sz w:val="24"/>
                <w:szCs w:val="24"/>
              </w:rPr>
              <w:t xml:space="preserve"> actor da clic sobre el link “asignar”</w:t>
            </w:r>
            <w:r w:rsidRPr="00C661D5">
              <w:rPr>
                <w:rFonts w:ascii="Arial" w:eastAsia="Arial" w:hAnsi="Arial" w:cs="Arial"/>
                <w:sz w:val="24"/>
                <w:szCs w:val="24"/>
              </w:rPr>
              <w:t>.</w:t>
            </w:r>
          </w:p>
          <w:p w14:paraId="7682A889" w14:textId="77CA892E" w:rsidR="008863A2" w:rsidRPr="00C661D5" w:rsidRDefault="008863A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w:t>
            </w:r>
            <w:r w:rsidRPr="00C661D5">
              <w:rPr>
                <w:rFonts w:ascii="Arial" w:eastAsia="Arial" w:hAnsi="Arial" w:cs="Arial"/>
                <w:sz w:val="24"/>
                <w:szCs w:val="24"/>
              </w:rPr>
              <w:t>ngres</w:t>
            </w:r>
            <w:r>
              <w:rPr>
                <w:rFonts w:ascii="Arial" w:eastAsia="Arial" w:hAnsi="Arial" w:cs="Arial"/>
                <w:sz w:val="24"/>
                <w:szCs w:val="24"/>
              </w:rPr>
              <w:t>a los</w:t>
            </w:r>
            <w:r w:rsidRPr="00C661D5">
              <w:rPr>
                <w:rFonts w:ascii="Arial" w:eastAsia="Arial" w:hAnsi="Arial" w:cs="Arial"/>
                <w:sz w:val="24"/>
                <w:szCs w:val="24"/>
              </w:rPr>
              <w:t xml:space="preserve"> datos.</w:t>
            </w:r>
          </w:p>
          <w:p w14:paraId="45C5C70B"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F1952" w:rsidRPr="00C661D5" w14:paraId="51E7C647"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D84AE2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6194137"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F1952" w:rsidRPr="00C661D5" w14:paraId="73E3711E"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AE6FD4"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1604F04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agregado con éxito.</w:t>
            </w:r>
          </w:p>
          <w:p w14:paraId="5682D2F2"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3D5B34D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777789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78C424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0613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72D1D2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Editar clase.</w:t>
            </w:r>
          </w:p>
        </w:tc>
      </w:tr>
      <w:tr w:rsidR="003F1952" w:rsidRPr="00C661D5" w14:paraId="502874B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7AEB4B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579CD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actualización de una clase existente.</w:t>
            </w:r>
          </w:p>
        </w:tc>
      </w:tr>
      <w:tr w:rsidR="003F1952" w:rsidRPr="00C661D5" w14:paraId="0B95EB3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135CF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0E13AB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3F1952" w:rsidRPr="00C661D5" w14:paraId="54F147DD"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6DCFD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CB0E5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 registro</w:t>
            </w:r>
          </w:p>
        </w:tc>
      </w:tr>
      <w:tr w:rsidR="003F1952" w:rsidRPr="00C661D5" w14:paraId="7FEB57E4"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75ECE9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B284083"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23FAA4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F73FA4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F54335A"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0C42F630"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F1952" w:rsidRPr="00C661D5" w14:paraId="5C67D2B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297B879"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18CAA2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F1952" w:rsidRPr="00C661D5" w14:paraId="7F58B72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0A8FD8"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3D062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76218784"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3F1952" w:rsidRPr="00C661D5" w14:paraId="1E730C1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97667A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F603999"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EA4B94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065E071"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3F1952" w:rsidRPr="00C661D5" w14:paraId="6668E52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8E87A9"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F73995"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eliminación de una clase.</w:t>
            </w:r>
          </w:p>
        </w:tc>
      </w:tr>
      <w:tr w:rsidR="003F1952" w:rsidRPr="00C661D5" w14:paraId="59988053"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12B7203"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AC1D86C"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F1952" w:rsidRPr="00C661D5" w14:paraId="60AC76F1"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7FC8D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49C8E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3F1952" w:rsidRPr="00C661D5" w14:paraId="692ADFBB"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5BEA8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840CA89"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8A6918F"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F1952" w:rsidRPr="00C661D5" w14:paraId="0EFBCA9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D5FF66"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8B3A633"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F1952" w:rsidRPr="00C661D5" w14:paraId="631424A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9706EC"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F17B4D"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F1952" w:rsidRPr="00C661D5" w14:paraId="34ED13D0"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CEA888" w14:textId="77777777" w:rsidR="003F1952" w:rsidRPr="00C661D5" w:rsidRDefault="003F1952">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1124340A" w14:textId="77777777" w:rsidR="003F1952" w:rsidRPr="00C661D5" w:rsidRDefault="003F1952">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3503096E" w14:textId="48D9BF1B" w:rsidR="008863A2" w:rsidRDefault="008863A2" w:rsidP="008863A2">
      <w:pPr>
        <w:spacing w:line="360" w:lineRule="auto"/>
        <w:jc w:val="left"/>
        <w:rPr>
          <w:b/>
          <w:sz w:val="24"/>
          <w:szCs w:val="24"/>
          <w:u w:val="single"/>
        </w:rPr>
      </w:pPr>
    </w:p>
    <w:p w14:paraId="5C5CFDAE" w14:textId="17AD39CE" w:rsidR="008863A2" w:rsidRPr="00C661D5" w:rsidRDefault="008863A2" w:rsidP="008863A2">
      <w:pPr>
        <w:pStyle w:val="Ttulo4"/>
        <w:ind w:left="0"/>
        <w:contextualSpacing w:val="0"/>
        <w:jc w:val="left"/>
      </w:pPr>
      <w:r>
        <w:t>3.2.1.9 Caso de Uso Perfil</w:t>
      </w:r>
    </w:p>
    <w:p w14:paraId="767CD333" w14:textId="39A6DA54" w:rsidR="008863A2" w:rsidRPr="00C661D5" w:rsidRDefault="00376230" w:rsidP="008863A2">
      <w:pPr>
        <w:spacing w:line="360" w:lineRule="auto"/>
        <w:jc w:val="center"/>
        <w:rPr>
          <w:b/>
          <w:sz w:val="24"/>
          <w:szCs w:val="24"/>
        </w:rPr>
      </w:pPr>
      <w:r>
        <w:rPr>
          <w:sz w:val="24"/>
          <w:szCs w:val="24"/>
        </w:rPr>
        <w:t>Tabla 13</w:t>
      </w:r>
      <w:r w:rsidR="008863A2" w:rsidRPr="00C661D5">
        <w:rPr>
          <w:sz w:val="24"/>
          <w:szCs w:val="24"/>
        </w:rPr>
        <w:t xml:space="preserve">. </w:t>
      </w:r>
      <w:r>
        <w:rPr>
          <w:sz w:val="24"/>
          <w:szCs w:val="24"/>
        </w:rPr>
        <w:t>Perfil</w:t>
      </w:r>
    </w:p>
    <w:tbl>
      <w:tblPr>
        <w:tblStyle w:val="a6"/>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8863A2" w:rsidRPr="00C661D5" w14:paraId="1E1F7E3D"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DBF474F" w14:textId="62ABFED3" w:rsidR="008863A2" w:rsidRPr="00C661D5" w:rsidRDefault="00836AD6" w:rsidP="004B5946">
            <w:pPr>
              <w:contextualSpacing w:val="0"/>
              <w:jc w:val="center"/>
              <w:rPr>
                <w:rFonts w:ascii="Arial" w:eastAsia="Arial" w:hAnsi="Arial" w:cs="Arial"/>
                <w:sz w:val="24"/>
                <w:szCs w:val="24"/>
              </w:rPr>
            </w:pPr>
            <w:r>
              <w:rPr>
                <w:rFonts w:ascii="Arial" w:eastAsia="Arial" w:hAnsi="Arial" w:cs="Arial"/>
                <w:color w:val="000000"/>
                <w:sz w:val="24"/>
                <w:szCs w:val="24"/>
              </w:rPr>
              <w:t>Perfil</w:t>
            </w:r>
          </w:p>
        </w:tc>
      </w:tr>
      <w:tr w:rsidR="008863A2" w:rsidRPr="00C661D5" w14:paraId="6EE4C88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561AADD" w14:textId="77E42A29"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Perfil</w:t>
            </w:r>
          </w:p>
        </w:tc>
      </w:tr>
      <w:tr w:rsidR="008863A2" w:rsidRPr="00C661D5" w14:paraId="13AFC4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ED1677"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783BB27" w14:textId="457C2E03" w:rsidR="008863A2" w:rsidRPr="00C661D5" w:rsidRDefault="00836AD6"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Editar Perfil</w:t>
            </w:r>
            <w:r w:rsidR="008863A2" w:rsidRPr="00C661D5">
              <w:rPr>
                <w:rFonts w:ascii="Arial" w:eastAsia="Arial" w:hAnsi="Arial" w:cs="Arial"/>
                <w:sz w:val="24"/>
                <w:szCs w:val="24"/>
              </w:rPr>
              <w:t>.</w:t>
            </w:r>
          </w:p>
        </w:tc>
      </w:tr>
      <w:tr w:rsidR="008863A2" w:rsidRPr="00C661D5" w14:paraId="4361D58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217D9A"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DC52CF" w14:textId="0EE376BC"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 la actualiza</w:t>
            </w:r>
            <w:r w:rsidR="00836AD6">
              <w:rPr>
                <w:rFonts w:ascii="Arial" w:eastAsia="Arial" w:hAnsi="Arial" w:cs="Arial"/>
                <w:sz w:val="24"/>
                <w:szCs w:val="24"/>
              </w:rPr>
              <w:t>ción de un perfil</w:t>
            </w:r>
            <w:r w:rsidRPr="00C661D5">
              <w:rPr>
                <w:rFonts w:ascii="Arial" w:eastAsia="Arial" w:hAnsi="Arial" w:cs="Arial"/>
                <w:sz w:val="24"/>
                <w:szCs w:val="24"/>
              </w:rPr>
              <w:t xml:space="preserve"> existente.</w:t>
            </w:r>
          </w:p>
        </w:tc>
      </w:tr>
      <w:tr w:rsidR="008863A2" w:rsidRPr="00C661D5" w14:paraId="53BBDB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A299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293AA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w:t>
            </w:r>
          </w:p>
        </w:tc>
      </w:tr>
      <w:tr w:rsidR="008863A2" w:rsidRPr="00C661D5" w14:paraId="4272C8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8D25F3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9CE10E" w14:textId="386A9905" w:rsidR="008863A2" w:rsidRPr="00C661D5" w:rsidRDefault="00836AD6"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w:t>
            </w:r>
            <w:r w:rsidRPr="00C661D5">
              <w:rPr>
                <w:rFonts w:ascii="Arial" w:eastAsia="Arial" w:hAnsi="Arial" w:cs="Arial"/>
                <w:sz w:val="24"/>
                <w:szCs w:val="24"/>
              </w:rPr>
              <w:t xml:space="preserve"> creado en la base de datos.</w:t>
            </w:r>
          </w:p>
        </w:tc>
      </w:tr>
      <w:tr w:rsidR="008863A2" w:rsidRPr="00C661D5" w14:paraId="3788321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911DB4"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22D648D" w14:textId="1AFC29CD" w:rsidR="008863A2" w:rsidRPr="00C661D5" w:rsidRDefault="009F74F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ingresa los nuevos datos</w:t>
            </w:r>
            <w:r w:rsidR="00836AD6">
              <w:rPr>
                <w:rFonts w:ascii="Arial" w:eastAsia="Arial" w:hAnsi="Arial" w:cs="Arial"/>
                <w:sz w:val="24"/>
                <w:szCs w:val="24"/>
              </w:rPr>
              <w:t>.</w:t>
            </w:r>
          </w:p>
          <w:p w14:paraId="50167010" w14:textId="466EA004"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w:t>
            </w:r>
            <w:r w:rsidR="009F74FB">
              <w:rPr>
                <w:rFonts w:ascii="Arial" w:eastAsia="Arial" w:hAnsi="Arial" w:cs="Arial"/>
                <w:sz w:val="24"/>
                <w:szCs w:val="24"/>
              </w:rPr>
              <w:t>tor da clic sobre el botón actualizar</w:t>
            </w:r>
            <w:r w:rsidRPr="00C661D5">
              <w:rPr>
                <w:rFonts w:ascii="Arial" w:eastAsia="Arial" w:hAnsi="Arial" w:cs="Arial"/>
                <w:sz w:val="24"/>
                <w:szCs w:val="24"/>
              </w:rPr>
              <w:t>.</w:t>
            </w:r>
          </w:p>
          <w:p w14:paraId="07D5FE44" w14:textId="6EE0CB33" w:rsidR="009F74FB"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8863A2" w:rsidRPr="00C661D5" w14:paraId="164D341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F7AAAC"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E5B7966"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8863A2" w:rsidRPr="00C661D5" w14:paraId="008A969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AD34D50"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49C770"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p w14:paraId="3474D134"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en blanco el sistema muestra mensaje de alerta.</w:t>
            </w:r>
          </w:p>
        </w:tc>
      </w:tr>
      <w:tr w:rsidR="008863A2" w:rsidRPr="00C661D5" w14:paraId="719DEA9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FC05C33" w14:textId="4A6570A8"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Perfil</w:t>
            </w:r>
          </w:p>
        </w:tc>
      </w:tr>
      <w:tr w:rsidR="008863A2" w:rsidRPr="00C661D5" w14:paraId="72D6390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3D94E5"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00B7"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Borrar clase.</w:t>
            </w:r>
          </w:p>
        </w:tc>
      </w:tr>
      <w:tr w:rsidR="008863A2" w:rsidRPr="00C661D5" w14:paraId="0122173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F57C05B"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47B16B0"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eliminación de una </w:t>
            </w:r>
            <w:r w:rsidRPr="00C661D5">
              <w:rPr>
                <w:rFonts w:ascii="Arial" w:eastAsia="Arial" w:hAnsi="Arial" w:cs="Arial"/>
                <w:sz w:val="24"/>
                <w:szCs w:val="24"/>
              </w:rPr>
              <w:lastRenderedPageBreak/>
              <w:t>clase.</w:t>
            </w:r>
          </w:p>
        </w:tc>
      </w:tr>
      <w:tr w:rsidR="008863A2" w:rsidRPr="00C661D5" w14:paraId="49C48DC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E03739"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BB354A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8863A2" w:rsidRPr="00C661D5" w14:paraId="39DD4EA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4802FCD"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4B68A1E"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Haber seleccionado una clase existente</w:t>
            </w:r>
          </w:p>
        </w:tc>
      </w:tr>
      <w:tr w:rsidR="008863A2" w:rsidRPr="00C661D5" w14:paraId="2F3BC0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20425F"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429F3C8F"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1E31223"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8863A2" w:rsidRPr="00C661D5" w14:paraId="341B3A7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641EE2" w14:textId="77777777" w:rsidR="008863A2" w:rsidRPr="00C661D5" w:rsidRDefault="008863A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6018A15"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8863A2" w:rsidRPr="00C661D5" w14:paraId="7E99B08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9FDF26" w14:textId="77777777" w:rsidR="008863A2" w:rsidRPr="00C661D5" w:rsidRDefault="008863A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407371" w14:textId="77777777" w:rsidR="008863A2" w:rsidRPr="00C661D5" w:rsidRDefault="008863A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8863A2" w:rsidRPr="00C661D5" w14:paraId="1CC50D3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9173730" w14:textId="77777777" w:rsidR="008863A2" w:rsidRPr="00C661D5" w:rsidRDefault="008863A2" w:rsidP="004B5946">
            <w:pPr>
              <w:contextualSpacing w:val="0"/>
              <w:jc w:val="center"/>
              <w:rPr>
                <w:rFonts w:ascii="Arial" w:eastAsia="Arial" w:hAnsi="Arial" w:cs="Arial"/>
                <w:sz w:val="24"/>
                <w:szCs w:val="24"/>
              </w:rPr>
            </w:pPr>
          </w:p>
        </w:tc>
        <w:tc>
          <w:tcPr>
            <w:tcW w:w="3896" w:type="dxa"/>
            <w:tcBorders>
              <w:top w:val="single" w:sz="4" w:space="0" w:color="C2D69B"/>
              <w:left w:val="single" w:sz="4" w:space="0" w:color="C2D69B"/>
              <w:bottom w:val="single" w:sz="4" w:space="0" w:color="C2D69B"/>
              <w:right w:val="single" w:sz="4" w:space="0" w:color="C2D69B"/>
            </w:tcBorders>
            <w:vAlign w:val="center"/>
          </w:tcPr>
          <w:p w14:paraId="3AAD132A" w14:textId="77777777" w:rsidR="008863A2" w:rsidRPr="00C661D5" w:rsidRDefault="008863A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bl>
    <w:p w14:paraId="4E990AD0" w14:textId="77777777" w:rsidR="008863A2" w:rsidRPr="00C661D5" w:rsidRDefault="008863A2" w:rsidP="008863A2">
      <w:pPr>
        <w:spacing w:line="360" w:lineRule="auto"/>
        <w:ind w:left="864"/>
        <w:jc w:val="left"/>
        <w:rPr>
          <w:b/>
          <w:sz w:val="24"/>
          <w:szCs w:val="24"/>
          <w:u w:val="single"/>
        </w:rPr>
      </w:pPr>
    </w:p>
    <w:p w14:paraId="5D9988D9" w14:textId="0303E561" w:rsidR="00222B49" w:rsidRPr="00C661D5" w:rsidRDefault="00376230" w:rsidP="00222B49">
      <w:pPr>
        <w:pStyle w:val="Ttulo4"/>
        <w:ind w:left="0"/>
        <w:contextualSpacing w:val="0"/>
        <w:jc w:val="left"/>
      </w:pPr>
      <w:r>
        <w:t>3.2.1.10 Caso de Información Académica</w:t>
      </w:r>
    </w:p>
    <w:p w14:paraId="72D02350" w14:textId="58F1C30A" w:rsidR="00376230" w:rsidRPr="00C661D5" w:rsidRDefault="0057519C" w:rsidP="00376230">
      <w:pPr>
        <w:spacing w:line="360" w:lineRule="auto"/>
        <w:jc w:val="center"/>
        <w:rPr>
          <w:sz w:val="24"/>
          <w:szCs w:val="24"/>
        </w:rPr>
      </w:pPr>
      <w:r>
        <w:rPr>
          <w:sz w:val="24"/>
          <w:szCs w:val="24"/>
        </w:rPr>
        <w:t>Tabla 15</w:t>
      </w:r>
      <w:r w:rsidR="00376230" w:rsidRPr="00C661D5">
        <w:rPr>
          <w:sz w:val="24"/>
          <w:szCs w:val="24"/>
        </w:rPr>
        <w:t xml:space="preserve">. </w:t>
      </w:r>
      <w:r w:rsidR="00376230">
        <w:rPr>
          <w:sz w:val="24"/>
          <w:szCs w:val="24"/>
        </w:rPr>
        <w:t>Información Académica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76230" w:rsidRPr="00C661D5" w14:paraId="14716CA9"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5E7B0AB" w14:textId="77BF56F9" w:rsidR="00376230" w:rsidRPr="00C661D5" w:rsidRDefault="00376230" w:rsidP="004B5946">
            <w:pPr>
              <w:contextualSpacing w:val="0"/>
              <w:jc w:val="center"/>
              <w:rPr>
                <w:rFonts w:ascii="Arial" w:eastAsia="Arial" w:hAnsi="Arial" w:cs="Arial"/>
                <w:sz w:val="24"/>
                <w:szCs w:val="24"/>
              </w:rPr>
            </w:pPr>
            <w:r>
              <w:rPr>
                <w:rFonts w:ascii="Arial" w:eastAsia="Arial" w:hAnsi="Arial" w:cs="Arial"/>
                <w:color w:val="000000"/>
                <w:sz w:val="24"/>
                <w:szCs w:val="24"/>
              </w:rPr>
              <w:t>Información Académica</w:t>
            </w:r>
          </w:p>
        </w:tc>
      </w:tr>
      <w:tr w:rsidR="00376230" w:rsidRPr="00C661D5" w14:paraId="7C8C41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5E624F62" w14:textId="4A8D9F4B"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Crear </w:t>
            </w:r>
            <w:r w:rsidR="00344756">
              <w:rPr>
                <w:rFonts w:ascii="Arial" w:eastAsia="Arial" w:hAnsi="Arial" w:cs="Arial"/>
                <w:sz w:val="24"/>
                <w:szCs w:val="24"/>
              </w:rPr>
              <w:t>Información Académica</w:t>
            </w:r>
          </w:p>
        </w:tc>
      </w:tr>
      <w:tr w:rsidR="00376230" w:rsidRPr="00C661D5" w14:paraId="3DC11E6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A9C4B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AEC13D2" w14:textId="469D04F5"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Información Académica</w:t>
            </w:r>
            <w:r w:rsidRPr="00C661D5">
              <w:rPr>
                <w:rFonts w:ascii="Arial" w:eastAsia="Arial" w:hAnsi="Arial" w:cs="Arial"/>
                <w:sz w:val="24"/>
                <w:szCs w:val="24"/>
              </w:rPr>
              <w:t>.</w:t>
            </w:r>
          </w:p>
        </w:tc>
      </w:tr>
      <w:tr w:rsidR="00376230" w:rsidRPr="00C661D5" w14:paraId="085C48DC"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B746D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62519D0" w14:textId="027D9EE4"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sidR="00F44242">
              <w:rPr>
                <w:rFonts w:ascii="Arial" w:eastAsia="Arial" w:hAnsi="Arial" w:cs="Arial"/>
                <w:sz w:val="24"/>
                <w:szCs w:val="24"/>
              </w:rPr>
              <w:t xml:space="preserve"> la creación de una nueva información académica. </w:t>
            </w:r>
          </w:p>
        </w:tc>
      </w:tr>
      <w:tr w:rsidR="00376230" w:rsidRPr="00C661D5" w14:paraId="7697DF3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63E2FB"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E07A6D4" w14:textId="09029912"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C6FEEF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B5B36C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550EBB9"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376230" w:rsidRPr="00C661D5" w14:paraId="3019DD0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2FAD55"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9197ED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2245D78"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8228A2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376230" w:rsidRPr="00C661D5" w14:paraId="1B72536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B41CCA7"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65524D1"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376230" w:rsidRPr="00C661D5" w14:paraId="035EA48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BF631F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E8B11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3FDFAF8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5267FE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0DB26AF" w14:textId="3C6C66FE"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p>
        </w:tc>
      </w:tr>
      <w:tr w:rsidR="00376230" w:rsidRPr="00C661D5" w14:paraId="62EFA1D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A07EB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A2B1C75" w14:textId="496E143F"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265FA1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1FF618"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B30B369" w14:textId="05B50248"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sidR="00F44242">
              <w:rPr>
                <w:rFonts w:ascii="Arial" w:eastAsia="Arial" w:hAnsi="Arial" w:cs="Arial"/>
                <w:sz w:val="24"/>
                <w:szCs w:val="24"/>
              </w:rPr>
              <w:t>una información académica</w:t>
            </w:r>
            <w:r w:rsidRPr="00C661D5">
              <w:rPr>
                <w:rFonts w:ascii="Arial" w:eastAsia="Arial" w:hAnsi="Arial" w:cs="Arial"/>
                <w:sz w:val="24"/>
                <w:szCs w:val="24"/>
              </w:rPr>
              <w:t>.</w:t>
            </w:r>
          </w:p>
        </w:tc>
      </w:tr>
      <w:tr w:rsidR="00376230" w:rsidRPr="00C661D5" w14:paraId="5610D9E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DD3F8AF"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07F82785" w14:textId="7B7529C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34FBA70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F8462C9"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CE9A20"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18A2935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4467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C333D70"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74C8BCFD"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40724C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311BC61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118AE5E7"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376230" w:rsidRPr="00C661D5" w14:paraId="65D67D6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FAD123"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435FA77"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376230" w:rsidRPr="00C661D5" w14:paraId="28D8B35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95878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37DE95E"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006E7705"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376230" w:rsidRPr="00C661D5" w14:paraId="3E0586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C63DC42" w14:textId="479A53B9"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p>
        </w:tc>
      </w:tr>
      <w:tr w:rsidR="00376230" w:rsidRPr="00C661D5" w14:paraId="7CF56E3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51674CC"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98BA2E7" w14:textId="3F7E88F3"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344756">
              <w:rPr>
                <w:rFonts w:ascii="Arial" w:eastAsia="Arial" w:hAnsi="Arial" w:cs="Arial"/>
                <w:sz w:val="24"/>
                <w:szCs w:val="24"/>
              </w:rPr>
              <w:t>Información Académica</w:t>
            </w:r>
            <w:r w:rsidRPr="00C661D5">
              <w:rPr>
                <w:rFonts w:ascii="Arial" w:eastAsia="Arial" w:hAnsi="Arial" w:cs="Arial"/>
                <w:sz w:val="24"/>
                <w:szCs w:val="24"/>
              </w:rPr>
              <w:t>.</w:t>
            </w:r>
          </w:p>
        </w:tc>
      </w:tr>
      <w:tr w:rsidR="00376230" w:rsidRPr="00C661D5" w14:paraId="3D4DBB4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E92A014"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A140698" w14:textId="73B9D6CC" w:rsidR="00376230"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información académica</w:t>
            </w:r>
            <w:r w:rsidR="00376230" w:rsidRPr="00C661D5">
              <w:rPr>
                <w:rFonts w:ascii="Arial" w:eastAsia="Arial" w:hAnsi="Arial" w:cs="Arial"/>
                <w:sz w:val="24"/>
                <w:szCs w:val="24"/>
              </w:rPr>
              <w:t>.</w:t>
            </w:r>
          </w:p>
        </w:tc>
      </w:tr>
      <w:tr w:rsidR="00376230" w:rsidRPr="00C661D5" w14:paraId="4920495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166643"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85DFF83" w14:textId="6CFEDE61" w:rsidR="00376230"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376230" w:rsidRPr="00C661D5" w14:paraId="7A0D481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AB4987"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430AA9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376230" w:rsidRPr="00C661D5" w14:paraId="03DB2DE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A9336AD"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CA57E2A"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E5D9A3"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376230" w:rsidRPr="00C661D5" w14:paraId="6FDC48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A7C37FB"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A7C5BD8"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3B97AA5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C811F2"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66569C6"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376230" w:rsidRPr="00C661D5" w14:paraId="6622983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DDA04" w14:textId="77777777" w:rsidR="00376230" w:rsidRPr="00C661D5" w:rsidRDefault="00376230"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5519735" w14:textId="77777777" w:rsidR="00376230" w:rsidRPr="00C661D5" w:rsidRDefault="00376230"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376230" w:rsidRPr="00C661D5" w14:paraId="0A3F449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36F051" w14:textId="77777777" w:rsidR="00376230" w:rsidRPr="00C661D5" w:rsidRDefault="00376230"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AE27F2" w14:textId="77777777" w:rsidR="00376230" w:rsidRPr="00C661D5" w:rsidRDefault="00376230"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2ABDE3B6" w14:textId="000D6717" w:rsidR="008863A2" w:rsidRDefault="008863A2">
      <w:pPr>
        <w:spacing w:line="360" w:lineRule="auto"/>
        <w:ind w:left="864"/>
        <w:jc w:val="left"/>
        <w:rPr>
          <w:b/>
          <w:sz w:val="24"/>
          <w:szCs w:val="24"/>
          <w:u w:val="single"/>
        </w:rPr>
      </w:pPr>
    </w:p>
    <w:p w14:paraId="1D389C39" w14:textId="6423B4CD" w:rsidR="00F44242" w:rsidRDefault="00F44242">
      <w:pPr>
        <w:spacing w:line="360" w:lineRule="auto"/>
        <w:ind w:left="864"/>
        <w:jc w:val="left"/>
        <w:rPr>
          <w:b/>
          <w:sz w:val="24"/>
          <w:szCs w:val="24"/>
          <w:u w:val="single"/>
        </w:rPr>
      </w:pPr>
    </w:p>
    <w:p w14:paraId="0A536390" w14:textId="5358A0E7" w:rsidR="00F44242" w:rsidRPr="00C661D5" w:rsidRDefault="00F44242" w:rsidP="00F44242">
      <w:pPr>
        <w:pStyle w:val="Ttulo4"/>
        <w:ind w:left="0"/>
        <w:contextualSpacing w:val="0"/>
        <w:jc w:val="left"/>
      </w:pPr>
      <w:r>
        <w:lastRenderedPageBreak/>
        <w:t xml:space="preserve">3.2.1.12 Caso de </w:t>
      </w:r>
      <w:r w:rsidR="00AB1EB5">
        <w:t>Experiencia</w:t>
      </w:r>
    </w:p>
    <w:p w14:paraId="3C1F42AF" w14:textId="523B63D0" w:rsidR="00F44242" w:rsidRPr="00C661D5" w:rsidRDefault="0057519C" w:rsidP="00F44242">
      <w:pPr>
        <w:spacing w:line="360" w:lineRule="auto"/>
        <w:jc w:val="center"/>
        <w:rPr>
          <w:sz w:val="24"/>
          <w:szCs w:val="24"/>
        </w:rPr>
      </w:pPr>
      <w:r>
        <w:rPr>
          <w:sz w:val="24"/>
          <w:szCs w:val="24"/>
        </w:rPr>
        <w:t>Tabla 16</w:t>
      </w:r>
      <w:r w:rsidR="00F44242" w:rsidRPr="00C661D5">
        <w:rPr>
          <w:sz w:val="24"/>
          <w:szCs w:val="24"/>
        </w:rPr>
        <w:t xml:space="preserve">. </w:t>
      </w:r>
      <w:r w:rsidR="00AB1EB5">
        <w:rPr>
          <w:sz w:val="24"/>
          <w:szCs w:val="24"/>
        </w:rPr>
        <w:t>Experiencia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F44242" w:rsidRPr="00C661D5" w14:paraId="4CBB7DCA"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164E1655" w14:textId="12ECF840" w:rsidR="00F44242" w:rsidRPr="00C661D5" w:rsidRDefault="00AB1EB5" w:rsidP="004B5946">
            <w:pPr>
              <w:contextualSpacing w:val="0"/>
              <w:jc w:val="center"/>
              <w:rPr>
                <w:rFonts w:ascii="Arial" w:eastAsia="Arial" w:hAnsi="Arial" w:cs="Arial"/>
                <w:sz w:val="24"/>
                <w:szCs w:val="24"/>
              </w:rPr>
            </w:pPr>
            <w:r>
              <w:rPr>
                <w:rFonts w:ascii="Arial" w:eastAsia="Arial" w:hAnsi="Arial" w:cs="Arial"/>
                <w:color w:val="000000"/>
                <w:sz w:val="24"/>
                <w:szCs w:val="24"/>
              </w:rPr>
              <w:t>Experiencia</w:t>
            </w:r>
          </w:p>
        </w:tc>
      </w:tr>
      <w:tr w:rsidR="00F44242" w:rsidRPr="00C661D5" w14:paraId="4F0596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FD59017" w14:textId="2F988F1B" w:rsidR="00F44242" w:rsidRPr="00C661D5" w:rsidRDefault="00AB1EB5" w:rsidP="004B5946">
            <w:pPr>
              <w:contextualSpacing w:val="0"/>
              <w:jc w:val="center"/>
              <w:rPr>
                <w:rFonts w:ascii="Arial" w:eastAsia="Arial" w:hAnsi="Arial" w:cs="Arial"/>
                <w:sz w:val="24"/>
                <w:szCs w:val="24"/>
              </w:rPr>
            </w:pPr>
            <w:r>
              <w:rPr>
                <w:rFonts w:ascii="Arial" w:eastAsia="Arial" w:hAnsi="Arial" w:cs="Arial"/>
                <w:sz w:val="24"/>
                <w:szCs w:val="24"/>
              </w:rPr>
              <w:t>Crear Experiencia</w:t>
            </w:r>
          </w:p>
        </w:tc>
      </w:tr>
      <w:tr w:rsidR="00F44242" w:rsidRPr="00C661D5" w14:paraId="6B0FC9F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477052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50D5202" w14:textId="32A97F8D"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AB1EB5">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26EBDE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45EF3"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37B761B" w14:textId="4223C4C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w:t>
            </w:r>
            <w:r w:rsidR="00AB1EB5">
              <w:rPr>
                <w:rFonts w:ascii="Arial" w:eastAsia="Arial" w:hAnsi="Arial" w:cs="Arial"/>
                <w:sz w:val="24"/>
                <w:szCs w:val="24"/>
              </w:rPr>
              <w:t>experiencia</w:t>
            </w:r>
            <w:r>
              <w:rPr>
                <w:rFonts w:ascii="Arial" w:eastAsia="Arial" w:hAnsi="Arial" w:cs="Arial"/>
                <w:sz w:val="24"/>
                <w:szCs w:val="24"/>
              </w:rPr>
              <w:t xml:space="preserve">. </w:t>
            </w:r>
          </w:p>
        </w:tc>
      </w:tr>
      <w:tr w:rsidR="00F44242" w:rsidRPr="00C661D5" w14:paraId="070E9E3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7732EE"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0E9DEA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1F9B379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D90BCF"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FA6DDE3"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F44242" w:rsidRPr="00C661D5" w14:paraId="748F56E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0AF70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58CC16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03E3EC2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9E65673"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F44242" w:rsidRPr="00C661D5" w14:paraId="7AAAD65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A062061"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8150D45"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F44242" w:rsidRPr="00C661D5" w14:paraId="274473B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EDFCB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30486A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0FAE2815"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F44242" w:rsidRPr="00C661D5" w14:paraId="74914EF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816FA69" w14:textId="5984905C"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p>
        </w:tc>
      </w:tr>
      <w:tr w:rsidR="00F44242" w:rsidRPr="00C661D5" w14:paraId="6D647F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58EEB6B"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56EA1640" w14:textId="18E8794A"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35F1C2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879A30"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32FEA0" w14:textId="645FDA6D"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AB1EB5" w:rsidRPr="00AB1EB5">
              <w:rPr>
                <w:rFonts w:ascii="Arial" w:eastAsia="Arial" w:hAnsi="Arial" w:cs="Arial"/>
                <w:sz w:val="24"/>
                <w:szCs w:val="24"/>
                <w:u w:val="single"/>
              </w:rPr>
              <w:t>experiencia</w:t>
            </w:r>
            <w:r w:rsidRPr="00C661D5">
              <w:rPr>
                <w:rFonts w:ascii="Arial" w:eastAsia="Arial" w:hAnsi="Arial" w:cs="Arial"/>
                <w:sz w:val="24"/>
                <w:szCs w:val="24"/>
              </w:rPr>
              <w:t>.</w:t>
            </w:r>
          </w:p>
        </w:tc>
      </w:tr>
      <w:tr w:rsidR="00F44242" w:rsidRPr="00C661D5" w14:paraId="3D8EAB2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C746A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1EE49B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7E82DD3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549B1F2"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73C472A"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40D18EC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6D6157"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83C4934"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BD140C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B014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19C62C"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4627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F44242" w:rsidRPr="00C661D5" w14:paraId="5C684AC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2600ACA"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798AC9AF"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F44242" w:rsidRPr="00C661D5" w14:paraId="0EE48B7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80915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F84D07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3F77D2"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lastRenderedPageBreak/>
              <w:t>Si hay datos obligatorios que hacen falta el sistema muestra mensaje de alerta.</w:t>
            </w:r>
          </w:p>
        </w:tc>
      </w:tr>
      <w:tr w:rsidR="00F44242" w:rsidRPr="00C661D5" w14:paraId="3A0A9F3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70C7BF81" w14:textId="2441BB88"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6948AB">
              <w:rPr>
                <w:rFonts w:ascii="Arial" w:eastAsia="Arial" w:hAnsi="Arial" w:cs="Arial"/>
                <w:sz w:val="24"/>
                <w:szCs w:val="24"/>
              </w:rPr>
              <w:t>Experiencia</w:t>
            </w:r>
          </w:p>
        </w:tc>
      </w:tr>
      <w:tr w:rsidR="00F44242" w:rsidRPr="00C661D5" w14:paraId="0181828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89E0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8842B64" w14:textId="52624BC1"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510556E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0786D59"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707CB0D" w14:textId="319CFDC9"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2B0FCA" w:rsidRPr="002B0FCA">
              <w:rPr>
                <w:rFonts w:ascii="Arial" w:eastAsia="Arial" w:hAnsi="Arial" w:cs="Arial"/>
                <w:sz w:val="24"/>
                <w:szCs w:val="24"/>
              </w:rPr>
              <w:t>experiencia</w:t>
            </w:r>
            <w:r w:rsidRPr="00C661D5">
              <w:rPr>
                <w:rFonts w:ascii="Arial" w:eastAsia="Arial" w:hAnsi="Arial" w:cs="Arial"/>
                <w:sz w:val="24"/>
                <w:szCs w:val="24"/>
              </w:rPr>
              <w:t>.</w:t>
            </w:r>
          </w:p>
        </w:tc>
      </w:tr>
      <w:tr w:rsidR="00F44242" w:rsidRPr="00C661D5" w14:paraId="797136D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E31FE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BA7CD"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F44242" w:rsidRPr="00C661D5" w14:paraId="5A96FCB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52C2DC"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D0A2E18"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F44242" w:rsidRPr="00C661D5" w14:paraId="02E1CD9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6A3346"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E3DFE1E"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B4A77C6"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F44242" w:rsidRPr="00C661D5" w14:paraId="158891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98A120"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96A13DC"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2E38742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33446ED"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791C4D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F44242" w:rsidRPr="00C661D5" w14:paraId="55FFDB7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6CC90C6" w14:textId="77777777" w:rsidR="00F44242" w:rsidRPr="00C661D5" w:rsidRDefault="00F44242"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0DAD3E6" w14:textId="77777777" w:rsidR="00F44242" w:rsidRPr="00C661D5" w:rsidRDefault="00F44242"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F44242" w:rsidRPr="00C661D5" w14:paraId="7C6A0F4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3937E48" w14:textId="77777777" w:rsidR="00F44242" w:rsidRPr="00C661D5" w:rsidRDefault="00F44242"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C607B61" w14:textId="77777777" w:rsidR="00F44242" w:rsidRPr="00C661D5" w:rsidRDefault="00F44242"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1FBC272" w14:textId="6A6A573C" w:rsidR="0057519C" w:rsidRDefault="0057519C">
      <w:pPr>
        <w:spacing w:line="360" w:lineRule="auto"/>
        <w:ind w:left="864"/>
        <w:jc w:val="left"/>
        <w:rPr>
          <w:b/>
          <w:sz w:val="24"/>
          <w:szCs w:val="24"/>
          <w:u w:val="single"/>
        </w:rPr>
      </w:pPr>
    </w:p>
    <w:p w14:paraId="64251E97" w14:textId="4F8CE278" w:rsidR="0057519C" w:rsidRPr="00C661D5" w:rsidRDefault="0057519C" w:rsidP="0057519C">
      <w:pPr>
        <w:pStyle w:val="Ttulo4"/>
        <w:ind w:left="0"/>
        <w:contextualSpacing w:val="0"/>
        <w:jc w:val="left"/>
      </w:pPr>
      <w:r>
        <w:t>3.2.1.13 Caso de Producción Intelectual e Investigativa</w:t>
      </w:r>
    </w:p>
    <w:p w14:paraId="7F136902" w14:textId="1072FED2" w:rsidR="0057519C" w:rsidRPr="00C661D5" w:rsidRDefault="0057519C" w:rsidP="0057519C">
      <w:pPr>
        <w:spacing w:line="360" w:lineRule="auto"/>
        <w:jc w:val="center"/>
        <w:rPr>
          <w:sz w:val="24"/>
          <w:szCs w:val="24"/>
        </w:rPr>
      </w:pPr>
      <w:r>
        <w:rPr>
          <w:sz w:val="24"/>
          <w:szCs w:val="24"/>
        </w:rPr>
        <w:t>Tabla 17</w:t>
      </w:r>
      <w:r w:rsidRPr="00C661D5">
        <w:rPr>
          <w:sz w:val="24"/>
          <w:szCs w:val="24"/>
        </w:rPr>
        <w:t xml:space="preserve">. </w:t>
      </w:r>
      <w:r>
        <w:rPr>
          <w:sz w:val="24"/>
          <w:szCs w:val="24"/>
        </w:rPr>
        <w:t>Producción Intelectual e Investigativa</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7519C" w:rsidRPr="00C661D5" w14:paraId="59C4CC92"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26B06FFC" w14:textId="145779D6" w:rsidR="0057519C"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Producción Intelectual e Investigativa</w:t>
            </w:r>
          </w:p>
        </w:tc>
      </w:tr>
      <w:tr w:rsidR="0057519C" w:rsidRPr="00C661D5" w14:paraId="1851A9D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6DE8D574" w14:textId="6AED94F3" w:rsidR="0057519C" w:rsidRPr="00C661D5" w:rsidRDefault="0057519C"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6948AB">
              <w:rPr>
                <w:rFonts w:ascii="Arial" w:eastAsia="Arial" w:hAnsi="Arial" w:cs="Arial"/>
                <w:color w:val="auto"/>
                <w:sz w:val="24"/>
                <w:szCs w:val="24"/>
              </w:rPr>
              <w:t>Producción Intelectual e Investigativa</w:t>
            </w:r>
          </w:p>
        </w:tc>
      </w:tr>
      <w:tr w:rsidR="0057519C" w:rsidRPr="00C661D5" w14:paraId="5ED6B14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EE84B1"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652203" w14:textId="4D55B298"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Producción Intelectual e Investigativa</w:t>
            </w:r>
            <w:r w:rsidRPr="00C661D5">
              <w:rPr>
                <w:rFonts w:ascii="Arial" w:eastAsia="Arial" w:hAnsi="Arial" w:cs="Arial"/>
                <w:sz w:val="24"/>
                <w:szCs w:val="24"/>
              </w:rPr>
              <w:t>.</w:t>
            </w:r>
          </w:p>
        </w:tc>
      </w:tr>
      <w:tr w:rsidR="0057519C" w:rsidRPr="00C661D5" w14:paraId="6815AA4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D5B784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92268A6" w14:textId="7368C0E5"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57519C" w:rsidRPr="00C661D5" w14:paraId="148C9B0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23351C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5D5C25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C5620CD"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1235FA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51AB31C"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57519C" w:rsidRPr="00C661D5" w14:paraId="0E2CB0F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F35140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24EACF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3F4F01D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5507253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57519C" w:rsidRPr="00C661D5" w14:paraId="271719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38CB2DD"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lastRenderedPageBreak/>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7B6B3A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57519C" w:rsidRPr="00C661D5" w14:paraId="3FB8B4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28426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6F88B5A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6AAE672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328DD3E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2BFD6163" w14:textId="62756E0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6948AB">
              <w:rPr>
                <w:rFonts w:ascii="Arial" w:eastAsia="Arial" w:hAnsi="Arial" w:cs="Arial"/>
                <w:color w:val="auto"/>
                <w:sz w:val="24"/>
                <w:szCs w:val="24"/>
              </w:rPr>
              <w:t>Producción Intelectual e Investigativa</w:t>
            </w:r>
          </w:p>
        </w:tc>
      </w:tr>
      <w:tr w:rsidR="0057519C" w:rsidRPr="00C661D5" w14:paraId="42C5C84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6081773"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F783CEA" w14:textId="55ACB964"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C335514"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A2365F"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20CB2C7" w14:textId="181BD2AB"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una producción intelectual e investigativa</w:t>
            </w:r>
            <w:r w:rsidRPr="00C661D5">
              <w:rPr>
                <w:rFonts w:ascii="Arial" w:eastAsia="Arial" w:hAnsi="Arial" w:cs="Arial"/>
                <w:sz w:val="24"/>
                <w:szCs w:val="24"/>
              </w:rPr>
              <w:t>.</w:t>
            </w:r>
          </w:p>
        </w:tc>
      </w:tr>
      <w:tr w:rsidR="0057519C" w:rsidRPr="00C661D5" w14:paraId="465217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53E9D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63E7D1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1F598F6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59874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3A801CB"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6C9E16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DF4745"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5BE0EA4"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3744649F"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55D506B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686EB9D2"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7ADBA15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57519C" w:rsidRPr="00C661D5" w14:paraId="5D725AC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9D8C885"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C914E37"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57519C" w:rsidRPr="00C661D5" w14:paraId="3499C56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711C3D0"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F91C087"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2593DD33"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57519C" w:rsidRPr="00C661D5" w14:paraId="0CBDBA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A377630" w14:textId="4FA95E43"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sidR="006948AB">
              <w:rPr>
                <w:rFonts w:ascii="Arial" w:eastAsia="Arial" w:hAnsi="Arial" w:cs="Arial"/>
                <w:color w:val="auto"/>
                <w:sz w:val="24"/>
                <w:szCs w:val="24"/>
              </w:rPr>
              <w:t>Producción Intelectual e Investigativa</w:t>
            </w:r>
          </w:p>
        </w:tc>
      </w:tr>
      <w:tr w:rsidR="0057519C" w:rsidRPr="00C661D5" w14:paraId="03A3C37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A96B2A"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F8104D9" w14:textId="7411FBCB"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sz w:val="24"/>
                <w:szCs w:val="24"/>
              </w:rPr>
              <w:t>producción intelectual e investigativa</w:t>
            </w:r>
            <w:r w:rsidRPr="00C661D5">
              <w:rPr>
                <w:rFonts w:ascii="Arial" w:eastAsia="Arial" w:hAnsi="Arial" w:cs="Arial"/>
                <w:sz w:val="24"/>
                <w:szCs w:val="24"/>
              </w:rPr>
              <w:t>.</w:t>
            </w:r>
          </w:p>
        </w:tc>
      </w:tr>
      <w:tr w:rsidR="0057519C" w:rsidRPr="00C661D5" w14:paraId="7B371FC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C8E5C69"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7BFA1E" w14:textId="48627AD6"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Permite la eliminación de una producción intelectual e investigativa</w:t>
            </w:r>
            <w:r w:rsidRPr="00C661D5">
              <w:rPr>
                <w:rFonts w:ascii="Arial" w:eastAsia="Arial" w:hAnsi="Arial" w:cs="Arial"/>
                <w:sz w:val="24"/>
                <w:szCs w:val="24"/>
              </w:rPr>
              <w:t>.</w:t>
            </w:r>
          </w:p>
        </w:tc>
      </w:tr>
      <w:tr w:rsidR="0057519C" w:rsidRPr="00C661D5" w14:paraId="0BE5FBB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CCBB938"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E8D403A"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57519C" w:rsidRPr="00C661D5" w14:paraId="01D801F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0F56A47"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1FAE961"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57519C" w:rsidRPr="00C661D5" w14:paraId="5D606F1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6CF038B"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C7BD8B"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FBF6A5E"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57519C" w:rsidRPr="00C661D5" w14:paraId="5103E5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91ADA0"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BEB3C9"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3B2373EE"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8D59DC"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52BD16E0"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57519C" w:rsidRPr="00C661D5" w14:paraId="4C070EA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A234228" w14:textId="77777777" w:rsidR="0057519C" w:rsidRPr="00C661D5" w:rsidRDefault="0057519C"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5ADEA6D" w14:textId="77777777" w:rsidR="0057519C" w:rsidRPr="00C661D5" w:rsidRDefault="0057519C"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57519C" w:rsidRPr="00C661D5" w14:paraId="75EF54B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CAA35E" w14:textId="77777777" w:rsidR="0057519C" w:rsidRPr="00C661D5" w:rsidRDefault="0057519C"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EA208C" w14:textId="77777777" w:rsidR="0057519C" w:rsidRPr="00C661D5" w:rsidRDefault="0057519C"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0CA183F3" w14:textId="06C142E6" w:rsidR="0057519C" w:rsidRDefault="0057519C">
      <w:pPr>
        <w:spacing w:line="360" w:lineRule="auto"/>
        <w:ind w:left="864"/>
        <w:jc w:val="left"/>
        <w:rPr>
          <w:b/>
          <w:sz w:val="24"/>
          <w:szCs w:val="24"/>
          <w:u w:val="single"/>
        </w:rPr>
      </w:pPr>
    </w:p>
    <w:p w14:paraId="4612E512" w14:textId="6CFD2E3D" w:rsidR="006948AB" w:rsidRPr="00C661D5" w:rsidRDefault="006948AB" w:rsidP="006948AB">
      <w:pPr>
        <w:pStyle w:val="Ttulo4"/>
        <w:ind w:left="0"/>
        <w:contextualSpacing w:val="0"/>
        <w:jc w:val="left"/>
      </w:pPr>
      <w:r>
        <w:t>3.2.1.14 Caso de Socialización de la Investigación</w:t>
      </w:r>
    </w:p>
    <w:p w14:paraId="5DEAAE04" w14:textId="7D860A5C" w:rsidR="006948AB" w:rsidRPr="00C661D5" w:rsidRDefault="006948AB" w:rsidP="006948AB">
      <w:pPr>
        <w:spacing w:line="360" w:lineRule="auto"/>
        <w:jc w:val="center"/>
        <w:rPr>
          <w:sz w:val="24"/>
          <w:szCs w:val="24"/>
        </w:rPr>
      </w:pPr>
      <w:r>
        <w:rPr>
          <w:sz w:val="24"/>
          <w:szCs w:val="24"/>
        </w:rPr>
        <w:t>Tabla 1</w:t>
      </w:r>
      <w:r w:rsidR="00C94F87">
        <w:rPr>
          <w:sz w:val="24"/>
          <w:szCs w:val="24"/>
        </w:rPr>
        <w:t>8</w:t>
      </w:r>
      <w:r w:rsidRPr="00C661D5">
        <w:rPr>
          <w:sz w:val="24"/>
          <w:szCs w:val="24"/>
        </w:rPr>
        <w:t xml:space="preserve">. </w:t>
      </w:r>
      <w:r>
        <w:t>Socialización de la Investigación</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42F00F73"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0F22BE6D" w14:textId="115DA67B" w:rsidR="006948AB" w:rsidRPr="006948AB" w:rsidRDefault="006948AB"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Socialización de la Investigación</w:t>
            </w:r>
          </w:p>
        </w:tc>
      </w:tr>
      <w:tr w:rsidR="006948AB" w:rsidRPr="00C661D5" w14:paraId="64FE7B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0E8D7CEE" w14:textId="73FA55F0"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Pr>
                <w:rFonts w:ascii="Arial" w:eastAsia="Arial" w:hAnsi="Arial" w:cs="Arial"/>
                <w:color w:val="auto"/>
                <w:sz w:val="24"/>
                <w:szCs w:val="24"/>
              </w:rPr>
              <w:t>Socialización de la Investigación</w:t>
            </w:r>
          </w:p>
        </w:tc>
      </w:tr>
      <w:tr w:rsidR="006948AB" w:rsidRPr="00C661D5" w14:paraId="1C952C2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1CAEFF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3165770E" w14:textId="13CFF1FC"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1827C45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1CAB1E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816A79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59E410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8A4F75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B13FA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7D4B7E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60DEC5"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4EF33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30DD4A4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69F101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0F39758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2A5DE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6EA7A7CD"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25E8213E"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477415D"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134FC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399C0D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5017D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CAFAEE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AD4DFC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D15A6A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C86DE94" w14:textId="05BEAA56"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p>
        </w:tc>
      </w:tr>
      <w:tr w:rsidR="006948AB" w:rsidRPr="00C661D5" w14:paraId="0F4574B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2A6910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B15D2D0" w14:textId="6960CF5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672FAF7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69B73C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4B4CD2A" w14:textId="1C858299"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Pr>
                <w:rFonts w:ascii="Arial" w:eastAsia="Arial" w:hAnsi="Arial" w:cs="Arial"/>
                <w:color w:val="auto"/>
                <w:sz w:val="24"/>
                <w:szCs w:val="24"/>
              </w:rPr>
              <w:lastRenderedPageBreak/>
              <w:t>Socialización de la Investigación</w:t>
            </w:r>
            <w:r w:rsidRPr="00C661D5">
              <w:rPr>
                <w:rFonts w:ascii="Arial" w:eastAsia="Arial" w:hAnsi="Arial" w:cs="Arial"/>
                <w:sz w:val="24"/>
                <w:szCs w:val="24"/>
              </w:rPr>
              <w:t>.</w:t>
            </w:r>
          </w:p>
        </w:tc>
      </w:tr>
      <w:tr w:rsidR="006948AB" w:rsidRPr="00C661D5" w14:paraId="0562892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BD8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3671A2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09B8EC8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339DB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7365071"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9134DF5"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656929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2438B3F"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4441AD2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269D878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0464A99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24CA1EF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44A3E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A2BAD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1E6E0A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1AF3FDA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50DB31"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5F5AD7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p w14:paraId="3D0C46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0421322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D55EAE6" w14:textId="5FB6E82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p>
        </w:tc>
      </w:tr>
      <w:tr w:rsidR="006948AB" w:rsidRPr="00C661D5" w14:paraId="33DEAA8C"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88CD4C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DCBF0B9" w14:textId="5E17C47A"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7E51F88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0417F5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BBE4B0C" w14:textId="0EDB0021"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Pr>
                <w:rFonts w:ascii="Arial" w:eastAsia="Arial" w:hAnsi="Arial" w:cs="Arial"/>
                <w:color w:val="auto"/>
                <w:sz w:val="24"/>
                <w:szCs w:val="24"/>
              </w:rPr>
              <w:t>Socialización de la Investigación</w:t>
            </w:r>
            <w:r w:rsidRPr="00C661D5">
              <w:rPr>
                <w:rFonts w:ascii="Arial" w:eastAsia="Arial" w:hAnsi="Arial" w:cs="Arial"/>
                <w:sz w:val="24"/>
                <w:szCs w:val="24"/>
              </w:rPr>
              <w:t>.</w:t>
            </w:r>
          </w:p>
        </w:tc>
      </w:tr>
      <w:tr w:rsidR="006948AB" w:rsidRPr="00C661D5" w14:paraId="0BE116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9B8544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F86A7D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6A2DCA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52FE08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8C6B580"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6E656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9BA1E7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42FA7A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633F853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701C2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D9E3100"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8CA9DFF"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07269F8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312779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6827DF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20AABED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FC3F80E"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4C101963"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934F36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166EEDA"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4E611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5CFF77DD" w14:textId="43566CB4" w:rsidR="006948AB" w:rsidRDefault="006948AB" w:rsidP="006948AB">
      <w:pPr>
        <w:spacing w:line="360" w:lineRule="auto"/>
        <w:jc w:val="left"/>
        <w:rPr>
          <w:b/>
          <w:sz w:val="24"/>
          <w:szCs w:val="24"/>
          <w:u w:val="single"/>
        </w:rPr>
      </w:pPr>
    </w:p>
    <w:p w14:paraId="31E45277" w14:textId="55D1F807" w:rsidR="006948AB" w:rsidRPr="00C661D5" w:rsidRDefault="006948AB" w:rsidP="006948AB">
      <w:pPr>
        <w:pStyle w:val="Ttulo4"/>
        <w:ind w:left="0"/>
        <w:contextualSpacing w:val="0"/>
        <w:jc w:val="left"/>
      </w:pPr>
      <w:r>
        <w:lastRenderedPageBreak/>
        <w:t>3.2.1.15 Caso de Participaciones</w:t>
      </w:r>
    </w:p>
    <w:p w14:paraId="1F3C5D80" w14:textId="200F7E7E" w:rsidR="006948AB" w:rsidRPr="00C661D5" w:rsidRDefault="006948AB" w:rsidP="006948AB">
      <w:pPr>
        <w:spacing w:line="360" w:lineRule="auto"/>
        <w:jc w:val="center"/>
        <w:rPr>
          <w:sz w:val="24"/>
          <w:szCs w:val="24"/>
        </w:rPr>
      </w:pPr>
      <w:r>
        <w:rPr>
          <w:sz w:val="24"/>
          <w:szCs w:val="24"/>
        </w:rPr>
        <w:t>Tabla 1</w:t>
      </w:r>
      <w:r w:rsidR="00C94F87">
        <w:rPr>
          <w:sz w:val="24"/>
          <w:szCs w:val="24"/>
        </w:rPr>
        <w:t>9</w:t>
      </w:r>
      <w:r w:rsidRPr="00C661D5">
        <w:rPr>
          <w:sz w:val="24"/>
          <w:szCs w:val="24"/>
        </w:rPr>
        <w:t xml:space="preserve">. </w:t>
      </w:r>
      <w:r>
        <w:t>Participaciones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948AB" w:rsidRPr="00C661D5" w14:paraId="2AE7AE3F"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69DBA8CD" w14:textId="3EFDDE12" w:rsidR="006948AB"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Participaciones</w:t>
            </w:r>
          </w:p>
        </w:tc>
      </w:tr>
      <w:tr w:rsidR="006948AB" w:rsidRPr="00C661D5" w14:paraId="4973C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5145E56" w14:textId="58643816" w:rsidR="006948AB" w:rsidRPr="00C661D5" w:rsidRDefault="006948AB" w:rsidP="004B5946">
            <w:pPr>
              <w:contextualSpacing w:val="0"/>
              <w:jc w:val="center"/>
              <w:rPr>
                <w:rFonts w:ascii="Arial" w:eastAsia="Arial" w:hAnsi="Arial" w:cs="Arial"/>
                <w:sz w:val="24"/>
                <w:szCs w:val="24"/>
              </w:rPr>
            </w:pPr>
            <w:r>
              <w:rPr>
                <w:rFonts w:ascii="Arial" w:eastAsia="Arial" w:hAnsi="Arial" w:cs="Arial"/>
                <w:sz w:val="24"/>
                <w:szCs w:val="24"/>
              </w:rPr>
              <w:t xml:space="preserve">Crear </w:t>
            </w:r>
            <w:r w:rsidR="00C94F87">
              <w:rPr>
                <w:rFonts w:ascii="Arial" w:eastAsia="Arial" w:hAnsi="Arial" w:cs="Arial"/>
                <w:color w:val="auto"/>
                <w:sz w:val="24"/>
                <w:szCs w:val="24"/>
              </w:rPr>
              <w:t>Participaciones</w:t>
            </w:r>
          </w:p>
        </w:tc>
      </w:tr>
      <w:tr w:rsidR="006948AB" w:rsidRPr="00C661D5" w14:paraId="17BA1642"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A7D151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B9F422A" w14:textId="6D140152"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Crear</w:t>
            </w:r>
            <w:r>
              <w:rPr>
                <w:rFonts w:ascii="Arial" w:eastAsia="Arial" w:hAnsi="Arial" w:cs="Arial"/>
                <w:sz w:val="24"/>
                <w:szCs w:val="24"/>
              </w:rPr>
              <w:t xml:space="preserve">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7D89672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8F4A30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3C1E9D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creación de una nueva producción intelectual e investigativa. </w:t>
            </w:r>
          </w:p>
        </w:tc>
      </w:tr>
      <w:tr w:rsidR="006948AB" w:rsidRPr="00C661D5" w14:paraId="0EB3AF5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477B92"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205C444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7F99F32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5A266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380CF36"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948AB" w:rsidRPr="00C661D5" w14:paraId="1783A8E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0120346"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E1461A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Ingreso de datos.</w:t>
            </w:r>
          </w:p>
          <w:p w14:paraId="4EF43477"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crear.</w:t>
            </w:r>
          </w:p>
          <w:p w14:paraId="098D946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crea el nuevo registro y lo guarda en la base de datos.</w:t>
            </w:r>
          </w:p>
        </w:tc>
      </w:tr>
      <w:tr w:rsidR="006948AB" w:rsidRPr="00C661D5" w14:paraId="75A4C30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0F2C20A"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6C0ACE99"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creado con éxito.</w:t>
            </w:r>
          </w:p>
        </w:tc>
      </w:tr>
      <w:tr w:rsidR="006948AB" w:rsidRPr="00C661D5" w14:paraId="5B88553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CDB090F"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9F767B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agregado con éxito.</w:t>
            </w:r>
          </w:p>
          <w:p w14:paraId="73533E4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6BA4EF7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8395CAC" w14:textId="60E3A3FB"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p>
        </w:tc>
      </w:tr>
      <w:tr w:rsidR="006948AB" w:rsidRPr="00C661D5" w14:paraId="78AE930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83EF9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2D8C4136" w14:textId="0EF1C9A0"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Editar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40826820"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C4B4849"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4F210324" w14:textId="4A62950E"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Permite la actualización de </w:t>
            </w:r>
            <w:r>
              <w:rPr>
                <w:rFonts w:ascii="Arial" w:eastAsia="Arial" w:hAnsi="Arial" w:cs="Arial"/>
                <w:sz w:val="24"/>
                <w:szCs w:val="24"/>
              </w:rPr>
              <w:t xml:space="preserve">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1F9A27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5E16A9D"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13C404D2"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1A25C1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0DA6F38"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6E995D5"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7D91B2A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85E30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C623616"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0EC1E7F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editar.</w:t>
            </w:r>
          </w:p>
          <w:p w14:paraId="3FEC15CA"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ingresa los nuevos datos.</w:t>
            </w:r>
          </w:p>
          <w:p w14:paraId="5F0CCF48"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sobre el botón guardar.</w:t>
            </w:r>
          </w:p>
          <w:p w14:paraId="0978E263"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sistema actualiza la base de datos y guarda los cambios.</w:t>
            </w:r>
          </w:p>
        </w:tc>
      </w:tr>
      <w:tr w:rsidR="006948AB" w:rsidRPr="00C661D5" w14:paraId="315F2DD7"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97F7D78"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0AFD457B"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actualizado con éxito.</w:t>
            </w:r>
          </w:p>
        </w:tc>
      </w:tr>
      <w:tr w:rsidR="006948AB" w:rsidRPr="00C661D5" w14:paraId="37A6D6F9"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B6E66C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689ED4"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Mensaje que indica que el registro </w:t>
            </w:r>
            <w:r w:rsidRPr="00C661D5">
              <w:rPr>
                <w:rFonts w:ascii="Arial" w:eastAsia="Arial" w:hAnsi="Arial" w:cs="Arial"/>
                <w:sz w:val="24"/>
                <w:szCs w:val="24"/>
              </w:rPr>
              <w:lastRenderedPageBreak/>
              <w:t>fue actualizado con éxito.</w:t>
            </w:r>
          </w:p>
          <w:p w14:paraId="59A20501"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Si hay datos obligatorios que hacen falta el sistema muestra mensaje de alerta.</w:t>
            </w:r>
          </w:p>
        </w:tc>
      </w:tr>
      <w:tr w:rsidR="006948AB" w:rsidRPr="00C661D5" w14:paraId="753C0C4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691DF9B" w14:textId="6DE9545C"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sz w:val="24"/>
                <w:szCs w:val="24"/>
              </w:rPr>
              <w:lastRenderedPageBreak/>
              <w:t xml:space="preserve">Borrar </w:t>
            </w:r>
            <w:r w:rsidR="00C94F87">
              <w:rPr>
                <w:rFonts w:ascii="Arial" w:eastAsia="Arial" w:hAnsi="Arial" w:cs="Arial"/>
                <w:color w:val="auto"/>
                <w:sz w:val="24"/>
                <w:szCs w:val="24"/>
              </w:rPr>
              <w:t>Participaciones</w:t>
            </w:r>
          </w:p>
        </w:tc>
      </w:tr>
      <w:tr w:rsidR="006948AB" w:rsidRPr="00C661D5" w14:paraId="108AD1D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BB0113B"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4C91CDA3" w14:textId="0F1438C1"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 xml:space="preserve">Borrar </w:t>
            </w:r>
            <w:r w:rsidR="00C94F87">
              <w:rPr>
                <w:rFonts w:ascii="Arial" w:eastAsia="Arial" w:hAnsi="Arial" w:cs="Arial"/>
                <w:color w:val="auto"/>
                <w:sz w:val="24"/>
                <w:szCs w:val="24"/>
              </w:rPr>
              <w:t>Participaciones</w:t>
            </w:r>
            <w:r w:rsidRPr="00C661D5">
              <w:rPr>
                <w:rFonts w:ascii="Arial" w:eastAsia="Arial" w:hAnsi="Arial" w:cs="Arial"/>
                <w:sz w:val="24"/>
                <w:szCs w:val="24"/>
              </w:rPr>
              <w:t>.</w:t>
            </w:r>
          </w:p>
        </w:tc>
      </w:tr>
      <w:tr w:rsidR="006948AB" w:rsidRPr="00C661D5" w14:paraId="101E2BE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89FEC1C"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A31B5F3" w14:textId="185099B6"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Permite la eliminación de una </w:t>
            </w:r>
            <w:r w:rsidR="00C94F87">
              <w:rPr>
                <w:rFonts w:ascii="Arial" w:eastAsia="Arial" w:hAnsi="Arial" w:cs="Arial"/>
                <w:color w:val="auto"/>
                <w:sz w:val="24"/>
                <w:szCs w:val="24"/>
              </w:rPr>
              <w:t>Participación</w:t>
            </w:r>
            <w:r w:rsidRPr="00C661D5">
              <w:rPr>
                <w:rFonts w:ascii="Arial" w:eastAsia="Arial" w:hAnsi="Arial" w:cs="Arial"/>
                <w:sz w:val="24"/>
                <w:szCs w:val="24"/>
              </w:rPr>
              <w:t>.</w:t>
            </w:r>
          </w:p>
        </w:tc>
      </w:tr>
      <w:tr w:rsidR="006948AB" w:rsidRPr="00C661D5" w14:paraId="66E70E4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0881E94"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3109FACB"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948AB" w:rsidRPr="00C661D5" w14:paraId="42C9086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1C3733"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5A7E8534"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Registro creado en la base de datos.</w:t>
            </w:r>
          </w:p>
        </w:tc>
      </w:tr>
      <w:tr w:rsidR="006948AB" w:rsidRPr="00C661D5" w14:paraId="1094A440"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539867"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630A8A79"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selecciona el registro.</w:t>
            </w:r>
          </w:p>
          <w:p w14:paraId="266F22BE"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actor da clic en el botón eliminar.</w:t>
            </w:r>
          </w:p>
        </w:tc>
      </w:tr>
      <w:tr w:rsidR="006948AB" w:rsidRPr="00C661D5" w14:paraId="2B003C9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6DDAD5"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E70DDF7"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374A2811"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3219AB0"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7B383B5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expresa que el registro fue actualizado con éxito.</w:t>
            </w:r>
          </w:p>
        </w:tc>
      </w:tr>
      <w:tr w:rsidR="006948AB" w:rsidRPr="00C661D5" w14:paraId="1668EDB3"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EFE087" w14:textId="77777777" w:rsidR="006948AB" w:rsidRPr="00C661D5" w:rsidRDefault="006948AB"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37857868" w14:textId="77777777" w:rsidR="006948AB" w:rsidRPr="00C661D5" w:rsidRDefault="006948AB"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El registro fue eliminado con éxito.</w:t>
            </w:r>
          </w:p>
        </w:tc>
      </w:tr>
      <w:tr w:rsidR="006948AB" w:rsidRPr="00C661D5" w14:paraId="1B17338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2739D2E" w14:textId="77777777" w:rsidR="006948AB" w:rsidRPr="00C661D5" w:rsidRDefault="006948AB"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861CD8C" w14:textId="77777777" w:rsidR="006948AB" w:rsidRPr="00C661D5" w:rsidRDefault="006948AB"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Mensaje que indica que el registro fue actualizado con éxito.</w:t>
            </w:r>
          </w:p>
        </w:tc>
      </w:tr>
    </w:tbl>
    <w:p w14:paraId="659520FC" w14:textId="0D400022" w:rsidR="006948AB" w:rsidRDefault="006948AB" w:rsidP="006948AB">
      <w:pPr>
        <w:spacing w:line="360" w:lineRule="auto"/>
        <w:jc w:val="left"/>
        <w:rPr>
          <w:b/>
          <w:sz w:val="24"/>
          <w:szCs w:val="24"/>
          <w:u w:val="single"/>
        </w:rPr>
      </w:pPr>
    </w:p>
    <w:p w14:paraId="2CF719D2" w14:textId="7D500EA0" w:rsidR="00C94F87" w:rsidRPr="00C661D5" w:rsidRDefault="00C94F87" w:rsidP="00C94F87">
      <w:pPr>
        <w:pStyle w:val="Ttulo4"/>
        <w:ind w:left="0"/>
        <w:contextualSpacing w:val="0"/>
        <w:jc w:val="left"/>
      </w:pPr>
      <w:r>
        <w:t>3.2.1.15 Caso de RDC-54</w:t>
      </w:r>
    </w:p>
    <w:p w14:paraId="1EA6621C" w14:textId="75C3D966" w:rsidR="00C94F87" w:rsidRPr="00C661D5" w:rsidRDefault="00C94F87" w:rsidP="00C94F87">
      <w:pPr>
        <w:spacing w:line="360" w:lineRule="auto"/>
        <w:jc w:val="center"/>
        <w:rPr>
          <w:sz w:val="24"/>
          <w:szCs w:val="24"/>
        </w:rPr>
      </w:pPr>
      <w:r>
        <w:rPr>
          <w:sz w:val="24"/>
          <w:szCs w:val="24"/>
        </w:rPr>
        <w:t>Tabla 19</w:t>
      </w:r>
      <w:r w:rsidRPr="00C661D5">
        <w:rPr>
          <w:sz w:val="24"/>
          <w:szCs w:val="24"/>
        </w:rPr>
        <w:t xml:space="preserve">. </w:t>
      </w:r>
      <w:r>
        <w:t>RDC-54</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C94F87" w:rsidRPr="00C661D5" w14:paraId="7AD02C1B"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00E9753" w14:textId="3CA5F482" w:rsidR="00C94F87" w:rsidRPr="006948AB" w:rsidRDefault="00C94F87"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C94F87" w:rsidRPr="00C661D5" w14:paraId="6A3A29BB"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1F3909D0" w14:textId="5B8A4183" w:rsidR="00C94F87" w:rsidRPr="00C661D5" w:rsidRDefault="00C94F87" w:rsidP="004B5946">
            <w:pPr>
              <w:contextualSpacing w:val="0"/>
              <w:jc w:val="center"/>
              <w:rPr>
                <w:rFonts w:ascii="Arial" w:eastAsia="Arial" w:hAnsi="Arial" w:cs="Arial"/>
                <w:sz w:val="24"/>
                <w:szCs w:val="24"/>
              </w:rPr>
            </w:pPr>
            <w:r>
              <w:rPr>
                <w:rFonts w:ascii="Arial" w:eastAsia="Arial" w:hAnsi="Arial" w:cs="Arial"/>
                <w:sz w:val="24"/>
                <w:szCs w:val="24"/>
              </w:rPr>
              <w:t>Visualizar RDC-54</w:t>
            </w:r>
          </w:p>
        </w:tc>
      </w:tr>
      <w:tr w:rsidR="00C94F87" w:rsidRPr="00C661D5" w14:paraId="7C5D8F34"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45FDB7A"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7C73AA6A" w14:textId="70BF1981"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RDC-54</w:t>
            </w:r>
            <w:r w:rsidRPr="00C661D5">
              <w:rPr>
                <w:rFonts w:ascii="Arial" w:eastAsia="Arial" w:hAnsi="Arial" w:cs="Arial"/>
                <w:sz w:val="24"/>
                <w:szCs w:val="24"/>
              </w:rPr>
              <w:t>.</w:t>
            </w:r>
          </w:p>
        </w:tc>
      </w:tr>
      <w:tr w:rsidR="00C94F87" w:rsidRPr="00C661D5" w14:paraId="042698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2C4BB0E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ECE8739" w14:textId="11B52B32"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RDC-54. </w:t>
            </w:r>
          </w:p>
        </w:tc>
      </w:tr>
      <w:tr w:rsidR="00C94F87" w:rsidRPr="00C661D5" w14:paraId="68443CD7"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57C1F86C"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764274B" w14:textId="77777777"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C94F87" w:rsidRPr="00C661D5" w14:paraId="4C67C7D6"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DEE0B8"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31B0E9F" w14:textId="667A4B84"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Docente con tipo de contrato medio tiempo o tiempo completo.</w:t>
            </w:r>
          </w:p>
          <w:p w14:paraId="615D7407" w14:textId="77777777" w:rsidR="006D3E21"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p w14:paraId="2D5FB9CD" w14:textId="6A73AF5A"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Las actividades, productos, horario y el perfil del docente creados en la base de datos.</w:t>
            </w:r>
          </w:p>
        </w:tc>
      </w:tr>
      <w:tr w:rsidR="00C94F87" w:rsidRPr="00C661D5" w14:paraId="12FA0E6A"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46A38D4"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lastRenderedPageBreak/>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726AEF8F" w14:textId="77777777" w:rsidR="00C94F87"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02A51A99" w14:textId="13F34A68" w:rsidR="00C94F87" w:rsidRPr="00C661D5" w:rsidRDefault="00C94F87"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w:t>
            </w:r>
            <w:r w:rsidR="006D3E21">
              <w:rPr>
                <w:rFonts w:ascii="Arial" w:eastAsia="Arial" w:hAnsi="Arial" w:cs="Arial"/>
                <w:sz w:val="24"/>
                <w:szCs w:val="24"/>
              </w:rPr>
              <w:t xml:space="preserve"> reporte en formato</w:t>
            </w:r>
            <w:r>
              <w:rPr>
                <w:rFonts w:ascii="Arial" w:eastAsia="Arial" w:hAnsi="Arial" w:cs="Arial"/>
                <w:sz w:val="24"/>
                <w:szCs w:val="24"/>
              </w:rPr>
              <w:t xml:space="preserve">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RDC-54</w:t>
            </w:r>
          </w:p>
        </w:tc>
      </w:tr>
      <w:tr w:rsidR="00C94F87" w:rsidRPr="00C661D5" w14:paraId="34475E9F"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07C025" w14:textId="77777777" w:rsidR="00C94F87" w:rsidRPr="00C661D5" w:rsidRDefault="00C94F87"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2A63086F" w14:textId="0E46A9D0" w:rsidR="00C94F87" w:rsidRPr="00C661D5" w:rsidRDefault="00C94F87"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C94F87" w:rsidRPr="00C661D5" w14:paraId="27ABB9A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105BA80" w14:textId="77777777" w:rsidR="00C94F87" w:rsidRPr="00C661D5" w:rsidRDefault="00C94F87"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461D16B" w14:textId="02CA3DBE" w:rsidR="00C94F87"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21516020" w14:textId="77777777" w:rsidR="00C94F87" w:rsidRDefault="00C94F87" w:rsidP="00C94F87">
      <w:pPr>
        <w:spacing w:line="360" w:lineRule="auto"/>
        <w:jc w:val="left"/>
        <w:rPr>
          <w:b/>
          <w:sz w:val="24"/>
          <w:szCs w:val="24"/>
          <w:u w:val="single"/>
        </w:rPr>
      </w:pPr>
    </w:p>
    <w:p w14:paraId="75326B23" w14:textId="5F667EB1" w:rsidR="006D3E21" w:rsidRPr="00C661D5" w:rsidRDefault="006D3E21" w:rsidP="006D3E21">
      <w:pPr>
        <w:pStyle w:val="Ttulo4"/>
        <w:ind w:left="0"/>
        <w:contextualSpacing w:val="0"/>
        <w:jc w:val="left"/>
      </w:pPr>
      <w:r>
        <w:t>3.2.1.16 Caso de RDC-26</w:t>
      </w:r>
    </w:p>
    <w:p w14:paraId="2A451813" w14:textId="7D8C4157" w:rsidR="006D3E21" w:rsidRPr="00C661D5" w:rsidRDefault="006D3E21" w:rsidP="006D3E21">
      <w:pPr>
        <w:spacing w:line="360" w:lineRule="auto"/>
        <w:jc w:val="center"/>
        <w:rPr>
          <w:sz w:val="24"/>
          <w:szCs w:val="24"/>
        </w:rPr>
      </w:pPr>
      <w:r>
        <w:rPr>
          <w:sz w:val="24"/>
          <w:szCs w:val="24"/>
        </w:rPr>
        <w:t>Tabla 19</w:t>
      </w:r>
      <w:r w:rsidRPr="00C661D5">
        <w:rPr>
          <w:sz w:val="24"/>
          <w:szCs w:val="24"/>
        </w:rPr>
        <w:t xml:space="preserve">. </w:t>
      </w:r>
      <w:r>
        <w:t>RDC-26</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6D3E21" w:rsidRPr="00C661D5" w14:paraId="5D1325C8"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37B95C35" w14:textId="77777777" w:rsidR="006D3E21" w:rsidRPr="006948AB" w:rsidRDefault="006D3E21"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RDC-54</w:t>
            </w:r>
          </w:p>
        </w:tc>
      </w:tr>
      <w:tr w:rsidR="006D3E21" w:rsidRPr="00C661D5" w14:paraId="2AF5F9FA"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tcBorders>
              <w:top w:val="single" w:sz="4" w:space="0" w:color="C2D69B"/>
              <w:left w:val="single" w:sz="4" w:space="0" w:color="C2D69B"/>
              <w:bottom w:val="single" w:sz="4" w:space="0" w:color="C2D69B"/>
              <w:right w:val="single" w:sz="4" w:space="0" w:color="C2D69B"/>
            </w:tcBorders>
            <w:vAlign w:val="center"/>
          </w:tcPr>
          <w:p w14:paraId="429D6344" w14:textId="57911543" w:rsidR="006D3E21" w:rsidRPr="00C661D5" w:rsidRDefault="006D3E21" w:rsidP="004B5946">
            <w:pPr>
              <w:contextualSpacing w:val="0"/>
              <w:jc w:val="center"/>
              <w:rPr>
                <w:rFonts w:ascii="Arial" w:eastAsia="Arial" w:hAnsi="Arial" w:cs="Arial"/>
                <w:sz w:val="24"/>
                <w:szCs w:val="24"/>
              </w:rPr>
            </w:pPr>
            <w:r>
              <w:rPr>
                <w:rFonts w:ascii="Arial" w:eastAsia="Arial" w:hAnsi="Arial" w:cs="Arial"/>
                <w:sz w:val="24"/>
                <w:szCs w:val="24"/>
              </w:rPr>
              <w:t>Visualizar RDC-26</w:t>
            </w:r>
          </w:p>
        </w:tc>
      </w:tr>
      <w:tr w:rsidR="006D3E21" w:rsidRPr="00C661D5" w14:paraId="5AA536D6"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983B03B"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0C0C9B0F" w14:textId="077072A0"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Visualizar RDC-26</w:t>
            </w:r>
          </w:p>
        </w:tc>
      </w:tr>
      <w:tr w:rsidR="006D3E21" w:rsidRPr="00C661D5" w14:paraId="41214F38"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F3585E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35F1124" w14:textId="5999EA0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del reporte RDC-26. </w:t>
            </w:r>
          </w:p>
        </w:tc>
      </w:tr>
      <w:tr w:rsidR="006D3E21" w:rsidRPr="00C661D5" w14:paraId="3FA8F188"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5E8F993"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45BB5B43"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w:t>
            </w:r>
          </w:p>
        </w:tc>
      </w:tr>
      <w:tr w:rsidR="006D3E21" w:rsidRPr="00C661D5" w14:paraId="60D1070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F46C03A"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68495865" w14:textId="35EB9226"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La información académica, la experiencia, la producción intelectual, la socialización de la investigación y las participaciones  del docente creados en la base de datos.</w:t>
            </w:r>
          </w:p>
        </w:tc>
      </w:tr>
      <w:tr w:rsidR="006D3E21" w:rsidRPr="00C661D5" w14:paraId="377E75DF"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07D722"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1DD51EA7" w14:textId="77777777" w:rsidR="006D3E21"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visualiza da clic en imprimir.</w:t>
            </w:r>
          </w:p>
          <w:p w14:paraId="1405A458" w14:textId="7931FD3B"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 xml:space="preserve">El sistema muestra el reporte en formato </w:t>
            </w:r>
            <w:proofErr w:type="spellStart"/>
            <w:r>
              <w:rPr>
                <w:rFonts w:ascii="Arial" w:eastAsia="Arial" w:hAnsi="Arial" w:cs="Arial"/>
                <w:sz w:val="24"/>
                <w:szCs w:val="24"/>
              </w:rPr>
              <w:t>pdf</w:t>
            </w:r>
            <w:proofErr w:type="spellEnd"/>
            <w:r>
              <w:rPr>
                <w:rFonts w:ascii="Arial" w:eastAsia="Arial" w:hAnsi="Arial" w:cs="Arial"/>
                <w:sz w:val="24"/>
                <w:szCs w:val="24"/>
              </w:rPr>
              <w:t xml:space="preserve"> del reporte RDC-26</w:t>
            </w:r>
          </w:p>
        </w:tc>
      </w:tr>
      <w:tr w:rsidR="006D3E21" w:rsidRPr="00C661D5" w14:paraId="3EAA0C92"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097CC4CE" w14:textId="77777777" w:rsidR="006D3E21" w:rsidRPr="00C661D5" w:rsidRDefault="006D3E21" w:rsidP="004B5946">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1296CFAE" w14:textId="14D312B0" w:rsidR="006D3E21" w:rsidRPr="00C661D5" w:rsidRDefault="006D3E2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p>
        </w:tc>
      </w:tr>
      <w:tr w:rsidR="006D3E21" w:rsidRPr="00C661D5" w14:paraId="25BF8F23"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CB10606" w14:textId="77777777" w:rsidR="006D3E21" w:rsidRPr="00C661D5" w:rsidRDefault="006D3E21"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4E40C482" w14:textId="77777777" w:rsidR="006D3E21" w:rsidRPr="00C661D5" w:rsidRDefault="006D3E2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40E2F85F" w14:textId="77777777" w:rsidR="006D3E21" w:rsidRDefault="006D3E21" w:rsidP="006D3E21">
      <w:pPr>
        <w:spacing w:line="360" w:lineRule="auto"/>
        <w:jc w:val="left"/>
        <w:rPr>
          <w:b/>
          <w:sz w:val="24"/>
          <w:szCs w:val="24"/>
          <w:u w:val="single"/>
        </w:rPr>
      </w:pPr>
    </w:p>
    <w:p w14:paraId="6B51BE30" w14:textId="77777777" w:rsidR="00C94F87" w:rsidRDefault="00C94F87" w:rsidP="006948AB">
      <w:pPr>
        <w:spacing w:line="360" w:lineRule="auto"/>
        <w:jc w:val="left"/>
        <w:rPr>
          <w:b/>
          <w:sz w:val="24"/>
          <w:szCs w:val="24"/>
          <w:u w:val="single"/>
        </w:rPr>
      </w:pPr>
    </w:p>
    <w:p w14:paraId="6EAF059E" w14:textId="77777777" w:rsidR="006948AB" w:rsidRPr="00C661D5" w:rsidRDefault="006948AB">
      <w:pPr>
        <w:spacing w:line="360" w:lineRule="auto"/>
        <w:ind w:left="864"/>
        <w:jc w:val="left"/>
        <w:rPr>
          <w:b/>
          <w:sz w:val="24"/>
          <w:szCs w:val="24"/>
          <w:u w:val="single"/>
        </w:rPr>
      </w:pPr>
    </w:p>
    <w:p w14:paraId="43D52AAB" w14:textId="77777777" w:rsidR="003F1952" w:rsidRPr="00C661D5" w:rsidRDefault="000C1B85">
      <w:pPr>
        <w:spacing w:line="360" w:lineRule="auto"/>
        <w:jc w:val="left"/>
        <w:rPr>
          <w:b/>
          <w:sz w:val="24"/>
          <w:szCs w:val="24"/>
        </w:rPr>
      </w:pPr>
      <w:bookmarkStart w:id="51" w:name="_28h4qwu" w:colFirst="0" w:colLast="0"/>
      <w:bookmarkEnd w:id="51"/>
      <w:r w:rsidRPr="00C661D5">
        <w:rPr>
          <w:b/>
          <w:sz w:val="24"/>
          <w:szCs w:val="24"/>
        </w:rPr>
        <w:t>3.2.1.9 Caso de Uso Cerrar Sesión</w:t>
      </w:r>
    </w:p>
    <w:p w14:paraId="63D2C639" w14:textId="77777777" w:rsidR="003F1952" w:rsidRPr="00C661D5" w:rsidRDefault="000C1B85">
      <w:pPr>
        <w:spacing w:after="200"/>
        <w:jc w:val="center"/>
        <w:rPr>
          <w:sz w:val="24"/>
          <w:szCs w:val="24"/>
        </w:rPr>
      </w:pPr>
      <w:bookmarkStart w:id="52" w:name="_nmf14n" w:colFirst="0" w:colLast="0"/>
      <w:bookmarkEnd w:id="52"/>
      <w:r w:rsidRPr="00C661D5">
        <w:rPr>
          <w:sz w:val="24"/>
          <w:szCs w:val="24"/>
        </w:rPr>
        <w:t>Figura 9. Caso de uso cerrar sesión</w:t>
      </w:r>
    </w:p>
    <w:p w14:paraId="280B6C53" w14:textId="77777777" w:rsidR="003F1952" w:rsidRPr="00C661D5" w:rsidRDefault="000C1B85">
      <w:pPr>
        <w:spacing w:line="360" w:lineRule="auto"/>
        <w:rPr>
          <w:b/>
          <w:sz w:val="24"/>
          <w:szCs w:val="24"/>
        </w:rPr>
      </w:pPr>
      <w:r w:rsidRPr="00C661D5">
        <w:rPr>
          <w:noProof/>
          <w:sz w:val="24"/>
          <w:szCs w:val="24"/>
        </w:rPr>
        <w:lastRenderedPageBreak/>
        <w:drawing>
          <wp:inline distT="114300" distB="114300" distL="114300" distR="114300" wp14:anchorId="3E04AF51" wp14:editId="54C67E0E">
            <wp:extent cx="5612130" cy="3429000"/>
            <wp:effectExtent l="0" t="0" r="0" b="0"/>
            <wp:docPr id="6" name="image17.jpg" descr="close.JPG"/>
            <wp:cNvGraphicFramePr/>
            <a:graphic xmlns:a="http://schemas.openxmlformats.org/drawingml/2006/main">
              <a:graphicData uri="http://schemas.openxmlformats.org/drawingml/2006/picture">
                <pic:pic xmlns:pic="http://schemas.openxmlformats.org/drawingml/2006/picture">
                  <pic:nvPicPr>
                    <pic:cNvPr id="0" name="image17.jpg" descr="close.JPG"/>
                    <pic:cNvPicPr preferRelativeResize="0"/>
                  </pic:nvPicPr>
                  <pic:blipFill>
                    <a:blip r:embed="rId15"/>
                    <a:srcRect/>
                    <a:stretch>
                      <a:fillRect/>
                    </a:stretch>
                  </pic:blipFill>
                  <pic:spPr>
                    <a:xfrm>
                      <a:off x="0" y="0"/>
                      <a:ext cx="5612130" cy="3429000"/>
                    </a:xfrm>
                    <a:prstGeom prst="rect">
                      <a:avLst/>
                    </a:prstGeom>
                    <a:ln/>
                  </pic:spPr>
                </pic:pic>
              </a:graphicData>
            </a:graphic>
          </wp:inline>
        </w:drawing>
      </w:r>
    </w:p>
    <w:p w14:paraId="59476A0B" w14:textId="77777777" w:rsidR="003F1952" w:rsidRPr="00C661D5" w:rsidRDefault="000C1B85">
      <w:pPr>
        <w:spacing w:line="360" w:lineRule="auto"/>
        <w:ind w:firstLine="708"/>
        <w:jc w:val="center"/>
        <w:rPr>
          <w:sz w:val="24"/>
          <w:szCs w:val="24"/>
        </w:rPr>
      </w:pPr>
      <w:r w:rsidRPr="00C661D5">
        <w:rPr>
          <w:sz w:val="24"/>
          <w:szCs w:val="24"/>
        </w:rPr>
        <w:t>Fuente: Autor</w:t>
      </w:r>
    </w:p>
    <w:p w14:paraId="23BC0330" w14:textId="77777777" w:rsidR="003F1952" w:rsidRPr="00C661D5" w:rsidRDefault="003F1952">
      <w:pPr>
        <w:spacing w:line="360" w:lineRule="auto"/>
        <w:ind w:firstLine="708"/>
        <w:jc w:val="center"/>
        <w:rPr>
          <w:sz w:val="24"/>
          <w:szCs w:val="24"/>
        </w:rPr>
      </w:pPr>
    </w:p>
    <w:p w14:paraId="7ED2FE15" w14:textId="02B3777A" w:rsidR="003F1952" w:rsidRPr="00C661D5" w:rsidRDefault="00586478">
      <w:pPr>
        <w:spacing w:line="360" w:lineRule="auto"/>
        <w:jc w:val="center"/>
        <w:rPr>
          <w:sz w:val="24"/>
          <w:szCs w:val="24"/>
        </w:rPr>
      </w:pPr>
      <w:bookmarkStart w:id="53" w:name="_37m2jsg" w:colFirst="0" w:colLast="0"/>
      <w:bookmarkEnd w:id="53"/>
      <w:r>
        <w:rPr>
          <w:sz w:val="24"/>
          <w:szCs w:val="24"/>
        </w:rPr>
        <w:t>Tabla 20</w:t>
      </w:r>
      <w:r w:rsidR="000C1B85" w:rsidRPr="00C661D5">
        <w:rPr>
          <w:sz w:val="24"/>
          <w:szCs w:val="24"/>
        </w:rPr>
        <w:t>. Cerrar Sesión</w:t>
      </w:r>
    </w:p>
    <w:tbl>
      <w:tblPr>
        <w:tblStyle w:val="a7"/>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3F1952" w:rsidRPr="00C661D5" w14:paraId="31081881"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7F6A6DE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color w:val="000000"/>
                <w:sz w:val="24"/>
                <w:szCs w:val="24"/>
              </w:rPr>
              <w:t>Cerrar Sesión</w:t>
            </w:r>
          </w:p>
        </w:tc>
      </w:tr>
      <w:tr w:rsidR="003F1952" w:rsidRPr="00C661D5" w14:paraId="7FE3530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EA0ED00"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1EB0CE34"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Cerrar sesión</w:t>
            </w:r>
          </w:p>
        </w:tc>
      </w:tr>
      <w:tr w:rsidR="003F1952" w:rsidRPr="00C661D5" w14:paraId="25A3ADCA"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EF4AE26"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1BC9BEA6"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Los actores pulsan el botón salir</w:t>
            </w:r>
          </w:p>
        </w:tc>
      </w:tr>
      <w:tr w:rsidR="003F1952" w:rsidRPr="00C661D5" w14:paraId="72F322A4"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134EDCCD"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537963B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Docentes-Auditor-Coordinador</w:t>
            </w:r>
          </w:p>
        </w:tc>
      </w:tr>
      <w:tr w:rsidR="003F1952" w:rsidRPr="00C661D5" w14:paraId="6951B5D5"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484F27F"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2B57FB55" w14:textId="77777777" w:rsidR="003F1952" w:rsidRPr="00C661D5" w:rsidRDefault="000C1B85">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Tener sesión activa.</w:t>
            </w:r>
          </w:p>
        </w:tc>
      </w:tr>
      <w:tr w:rsidR="003F1952" w:rsidRPr="00C661D5" w14:paraId="5874478F"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EB990EE"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2FF9F186"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Usar el botón Cerrar Sesión.</w:t>
            </w:r>
          </w:p>
          <w:p w14:paraId="22B36D49"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Redirección a otra página</w:t>
            </w:r>
          </w:p>
        </w:tc>
      </w:tr>
      <w:tr w:rsidR="003F1952" w:rsidRPr="00C661D5" w14:paraId="6B4ED15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FEA2212" w14:textId="77777777" w:rsidR="003F1952" w:rsidRPr="00C661D5" w:rsidRDefault="000C1B85">
            <w:pPr>
              <w:contextualSpacing w:val="0"/>
              <w:jc w:val="center"/>
              <w:rPr>
                <w:rFonts w:ascii="Arial" w:eastAsia="Arial" w:hAnsi="Arial" w:cs="Arial"/>
                <w:sz w:val="24"/>
                <w:szCs w:val="24"/>
              </w:rPr>
            </w:pPr>
            <w:proofErr w:type="spellStart"/>
            <w:r w:rsidRPr="00C661D5">
              <w:rPr>
                <w:rFonts w:ascii="Arial" w:eastAsia="Arial" w:hAnsi="Arial" w:cs="Arial"/>
                <w:b w:val="0"/>
                <w:sz w:val="24"/>
                <w:szCs w:val="24"/>
              </w:rPr>
              <w:t>Postcondición</w:t>
            </w:r>
            <w:proofErr w:type="spellEnd"/>
          </w:p>
        </w:tc>
        <w:tc>
          <w:tcPr>
            <w:tcW w:w="3896" w:type="dxa"/>
            <w:tcBorders>
              <w:top w:val="single" w:sz="4" w:space="0" w:color="C2D69B"/>
              <w:left w:val="single" w:sz="4" w:space="0" w:color="C2D69B"/>
              <w:bottom w:val="single" w:sz="4" w:space="0" w:color="C2D69B"/>
              <w:right w:val="single" w:sz="4" w:space="0" w:color="C2D69B"/>
            </w:tcBorders>
            <w:vAlign w:val="center"/>
          </w:tcPr>
          <w:p w14:paraId="542A06AC" w14:textId="77777777" w:rsidR="003F1952" w:rsidRPr="00C661D5" w:rsidRDefault="003F1952">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p>
        </w:tc>
      </w:tr>
      <w:tr w:rsidR="003F1952" w:rsidRPr="00C661D5" w14:paraId="76436312"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9C112A7"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0EF55ED2"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Re direccionamiento a la página de Inicio de Sesión.</w:t>
            </w:r>
          </w:p>
        </w:tc>
      </w:tr>
    </w:tbl>
    <w:p w14:paraId="123CA001" w14:textId="4D8FC03E" w:rsidR="003F1952" w:rsidRDefault="003F1952">
      <w:pPr>
        <w:spacing w:line="360" w:lineRule="auto"/>
        <w:ind w:firstLine="708"/>
        <w:jc w:val="center"/>
        <w:rPr>
          <w:b/>
          <w:sz w:val="24"/>
          <w:szCs w:val="24"/>
        </w:rPr>
      </w:pPr>
    </w:p>
    <w:p w14:paraId="1ECEDFB8" w14:textId="6748277F" w:rsidR="00586478" w:rsidRDefault="00586478">
      <w:pPr>
        <w:spacing w:line="360" w:lineRule="auto"/>
        <w:ind w:firstLine="708"/>
        <w:jc w:val="center"/>
        <w:rPr>
          <w:b/>
          <w:sz w:val="24"/>
          <w:szCs w:val="24"/>
        </w:rPr>
      </w:pPr>
    </w:p>
    <w:p w14:paraId="3309266A" w14:textId="1F2D31D4" w:rsidR="00586478" w:rsidRDefault="00586478">
      <w:pPr>
        <w:spacing w:line="360" w:lineRule="auto"/>
        <w:ind w:firstLine="708"/>
        <w:jc w:val="center"/>
        <w:rPr>
          <w:b/>
          <w:sz w:val="24"/>
          <w:szCs w:val="24"/>
        </w:rPr>
      </w:pPr>
    </w:p>
    <w:p w14:paraId="3E78A5DD" w14:textId="052FF334" w:rsidR="00586478" w:rsidRDefault="00586478">
      <w:pPr>
        <w:spacing w:line="360" w:lineRule="auto"/>
        <w:ind w:firstLine="708"/>
        <w:jc w:val="center"/>
        <w:rPr>
          <w:b/>
          <w:sz w:val="24"/>
          <w:szCs w:val="24"/>
        </w:rPr>
      </w:pPr>
    </w:p>
    <w:p w14:paraId="5880ABDB" w14:textId="7CB11CCE" w:rsidR="00586478" w:rsidRPr="00C661D5" w:rsidRDefault="00586478" w:rsidP="00586478">
      <w:pPr>
        <w:pStyle w:val="Ttulo4"/>
        <w:ind w:left="0"/>
        <w:contextualSpacing w:val="0"/>
        <w:jc w:val="left"/>
      </w:pPr>
      <w:r>
        <w:t>3.2.1.3</w:t>
      </w:r>
      <w:r w:rsidRPr="00C661D5">
        <w:t xml:space="preserve"> Caso de Uso </w:t>
      </w:r>
      <w:r>
        <w:t>de Auditor</w:t>
      </w:r>
    </w:p>
    <w:p w14:paraId="5B4DD38A" w14:textId="18B986B0" w:rsidR="00586478" w:rsidRPr="00C661D5" w:rsidRDefault="00586478" w:rsidP="00586478">
      <w:pPr>
        <w:spacing w:line="360" w:lineRule="auto"/>
        <w:jc w:val="center"/>
        <w:rPr>
          <w:sz w:val="24"/>
          <w:szCs w:val="24"/>
        </w:rPr>
      </w:pPr>
      <w:r>
        <w:rPr>
          <w:sz w:val="24"/>
          <w:szCs w:val="24"/>
        </w:rPr>
        <w:t>Tabla 21. Visualizar Reportes</w:t>
      </w:r>
    </w:p>
    <w:tbl>
      <w:tblPr>
        <w:tblStyle w:val="a2"/>
        <w:tblW w:w="8222" w:type="dxa"/>
        <w:jc w:val="center"/>
        <w:tblInd w:w="0" w:type="dxa"/>
        <w:tblBorders>
          <w:top w:val="single" w:sz="4" w:space="0" w:color="C2D69B"/>
          <w:left w:val="single" w:sz="4" w:space="0" w:color="C2D69B"/>
          <w:bottom w:val="single" w:sz="4" w:space="0" w:color="C2D69B"/>
          <w:right w:val="single" w:sz="4" w:space="0" w:color="C2D69B"/>
          <w:insideH w:val="single" w:sz="4" w:space="0" w:color="C2D69B"/>
          <w:insideV w:val="single" w:sz="4" w:space="0" w:color="C2D69B"/>
        </w:tblBorders>
        <w:tblLayout w:type="fixed"/>
        <w:tblLook w:val="04A0" w:firstRow="1" w:lastRow="0" w:firstColumn="1" w:lastColumn="0" w:noHBand="0" w:noVBand="1"/>
      </w:tblPr>
      <w:tblGrid>
        <w:gridCol w:w="4326"/>
        <w:gridCol w:w="3896"/>
      </w:tblGrid>
      <w:tr w:rsidR="00586478" w:rsidRPr="00C661D5" w14:paraId="01FE3BA0" w14:textId="77777777" w:rsidTr="004B594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222" w:type="dxa"/>
            <w:gridSpan w:val="2"/>
            <w:vAlign w:val="center"/>
          </w:tcPr>
          <w:p w14:paraId="53B92CF3" w14:textId="097268A9" w:rsidR="00586478" w:rsidRPr="006948AB" w:rsidRDefault="00586478" w:rsidP="004B5946">
            <w:pPr>
              <w:contextualSpacing w:val="0"/>
              <w:jc w:val="center"/>
              <w:rPr>
                <w:rFonts w:ascii="Arial" w:eastAsia="Arial" w:hAnsi="Arial" w:cs="Arial"/>
                <w:color w:val="auto"/>
                <w:sz w:val="24"/>
                <w:szCs w:val="24"/>
              </w:rPr>
            </w:pPr>
            <w:r>
              <w:rPr>
                <w:rFonts w:ascii="Arial" w:eastAsia="Arial" w:hAnsi="Arial" w:cs="Arial"/>
                <w:color w:val="auto"/>
                <w:sz w:val="24"/>
                <w:szCs w:val="24"/>
              </w:rPr>
              <w:t>Visualizar Reportes</w:t>
            </w:r>
          </w:p>
        </w:tc>
      </w:tr>
      <w:tr w:rsidR="00586478" w:rsidRPr="00C661D5" w14:paraId="65B0A6F9"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7D13370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Caso de uso</w:t>
            </w:r>
          </w:p>
        </w:tc>
        <w:tc>
          <w:tcPr>
            <w:tcW w:w="3896" w:type="dxa"/>
            <w:tcBorders>
              <w:top w:val="single" w:sz="4" w:space="0" w:color="C2D69B"/>
              <w:left w:val="single" w:sz="4" w:space="0" w:color="C2D69B"/>
              <w:bottom w:val="single" w:sz="4" w:space="0" w:color="C2D69B"/>
              <w:right w:val="single" w:sz="4" w:space="0" w:color="C2D69B"/>
            </w:tcBorders>
            <w:vAlign w:val="center"/>
          </w:tcPr>
          <w:p w14:paraId="6532B758" w14:textId="3F2E1C98"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color w:val="auto"/>
                <w:sz w:val="24"/>
                <w:szCs w:val="24"/>
              </w:rPr>
              <w:t>Visualizar Reportes</w:t>
            </w:r>
          </w:p>
        </w:tc>
      </w:tr>
      <w:tr w:rsidR="00586478" w:rsidRPr="00C661D5" w14:paraId="44ED681B"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5028FE6"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Descripción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0E57448C" w14:textId="63AFFD0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sz w:val="24"/>
                <w:szCs w:val="24"/>
              </w:rPr>
              <w:t>Permite</w:t>
            </w:r>
            <w:r>
              <w:rPr>
                <w:rFonts w:ascii="Arial" w:eastAsia="Arial" w:hAnsi="Arial" w:cs="Arial"/>
                <w:sz w:val="24"/>
                <w:szCs w:val="24"/>
              </w:rPr>
              <w:t xml:space="preserve"> la visualización de los reportes generados por los docentes. </w:t>
            </w:r>
          </w:p>
        </w:tc>
      </w:tr>
      <w:tr w:rsidR="00586478" w:rsidRPr="00C661D5" w14:paraId="367976E5"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2BFA4F4"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Actores</w:t>
            </w:r>
          </w:p>
        </w:tc>
        <w:tc>
          <w:tcPr>
            <w:tcW w:w="3896" w:type="dxa"/>
            <w:tcBorders>
              <w:top w:val="single" w:sz="4" w:space="0" w:color="C2D69B"/>
              <w:left w:val="single" w:sz="4" w:space="0" w:color="C2D69B"/>
              <w:bottom w:val="single" w:sz="4" w:space="0" w:color="C2D69B"/>
              <w:right w:val="single" w:sz="4" w:space="0" w:color="C2D69B"/>
            </w:tcBorders>
            <w:vAlign w:val="center"/>
          </w:tcPr>
          <w:p w14:paraId="6D2819FA" w14:textId="208CFF2F" w:rsidR="00586478" w:rsidRPr="00C661D5"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Auditor</w:t>
            </w:r>
            <w:r w:rsidR="00586478" w:rsidRPr="00C661D5">
              <w:rPr>
                <w:rFonts w:ascii="Arial" w:eastAsia="Arial" w:hAnsi="Arial" w:cs="Arial"/>
                <w:sz w:val="24"/>
                <w:szCs w:val="24"/>
              </w:rPr>
              <w:t>.</w:t>
            </w:r>
          </w:p>
        </w:tc>
      </w:tr>
      <w:tr w:rsidR="00586478" w:rsidRPr="00C661D5" w14:paraId="5919B86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6CD2F865"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Precondición</w:t>
            </w:r>
          </w:p>
        </w:tc>
        <w:tc>
          <w:tcPr>
            <w:tcW w:w="3896" w:type="dxa"/>
            <w:tcBorders>
              <w:top w:val="single" w:sz="4" w:space="0" w:color="C2D69B"/>
              <w:left w:val="single" w:sz="4" w:space="0" w:color="C2D69B"/>
              <w:bottom w:val="single" w:sz="4" w:space="0" w:color="C2D69B"/>
              <w:right w:val="single" w:sz="4" w:space="0" w:color="C2D69B"/>
            </w:tcBorders>
            <w:vAlign w:val="center"/>
          </w:tcPr>
          <w:p w14:paraId="74902649" w14:textId="69E10839" w:rsidR="00586478" w:rsidRPr="00C661D5" w:rsidRDefault="00CD05B1"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Los reportes generados por los docentes</w:t>
            </w:r>
          </w:p>
        </w:tc>
      </w:tr>
      <w:tr w:rsidR="00586478" w:rsidRPr="00C661D5" w14:paraId="1C3B17F1" w14:textId="77777777" w:rsidTr="004B594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4AC51BD1"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Secuencia normal</w:t>
            </w:r>
          </w:p>
        </w:tc>
        <w:tc>
          <w:tcPr>
            <w:tcW w:w="3896" w:type="dxa"/>
            <w:tcBorders>
              <w:top w:val="single" w:sz="4" w:space="0" w:color="C2D69B"/>
              <w:left w:val="single" w:sz="4" w:space="0" w:color="C2D69B"/>
              <w:bottom w:val="single" w:sz="4" w:space="0" w:color="C2D69B"/>
              <w:right w:val="single" w:sz="4" w:space="0" w:color="C2D69B"/>
            </w:tcBorders>
            <w:vAlign w:val="center"/>
          </w:tcPr>
          <w:p w14:paraId="5D0FDE4A" w14:textId="357436C4"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escoge la facultad y la coordinación.</w:t>
            </w:r>
          </w:p>
          <w:p w14:paraId="4665DAA3" w14:textId="3DD538DF" w:rsidR="00CD05B1"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lista los docentes encontrados.</w:t>
            </w:r>
          </w:p>
          <w:p w14:paraId="06C90230" w14:textId="6EB23AED" w:rsidR="00586478" w:rsidRDefault="00CD05B1"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actor selecciona un registro y le da clic al nombre del reporte.</w:t>
            </w:r>
          </w:p>
          <w:p w14:paraId="68659612" w14:textId="5734EA1B" w:rsidR="00586478" w:rsidRPr="00C661D5" w:rsidRDefault="00586478" w:rsidP="004B5946">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El sistema muestra el reporte en formato</w:t>
            </w:r>
            <w:r w:rsidR="00CD05B1">
              <w:rPr>
                <w:rFonts w:ascii="Arial" w:eastAsia="Arial" w:hAnsi="Arial" w:cs="Arial"/>
                <w:sz w:val="24"/>
                <w:szCs w:val="24"/>
              </w:rPr>
              <w:t xml:space="preserve"> </w:t>
            </w:r>
            <w:proofErr w:type="spellStart"/>
            <w:r w:rsidR="00CD05B1">
              <w:rPr>
                <w:rFonts w:ascii="Arial" w:eastAsia="Arial" w:hAnsi="Arial" w:cs="Arial"/>
                <w:sz w:val="24"/>
                <w:szCs w:val="24"/>
              </w:rPr>
              <w:t>pdf</w:t>
            </w:r>
            <w:proofErr w:type="spellEnd"/>
            <w:r w:rsidR="00CD05B1">
              <w:rPr>
                <w:rFonts w:ascii="Arial" w:eastAsia="Arial" w:hAnsi="Arial" w:cs="Arial"/>
                <w:sz w:val="24"/>
                <w:szCs w:val="24"/>
              </w:rPr>
              <w:t>.</w:t>
            </w:r>
          </w:p>
        </w:tc>
      </w:tr>
      <w:tr w:rsidR="00586478" w:rsidRPr="00C661D5" w14:paraId="1C16B7AD" w14:textId="77777777" w:rsidTr="004B5946">
        <w:trPr>
          <w:jc w:val="center"/>
        </w:trPr>
        <w:tc>
          <w:tcPr>
            <w:cnfStyle w:val="001000000000" w:firstRow="0" w:lastRow="0" w:firstColumn="1" w:lastColumn="0" w:oddVBand="0" w:evenVBand="0" w:oddHBand="0" w:evenHBand="0" w:firstRowFirstColumn="0" w:firstRowLastColumn="0" w:lastRowFirstColumn="0" w:lastRowLastColumn="0"/>
            <w:tcW w:w="4326" w:type="dxa"/>
            <w:tcBorders>
              <w:top w:val="single" w:sz="4" w:space="0" w:color="C2D69B"/>
              <w:left w:val="single" w:sz="4" w:space="0" w:color="C2D69B"/>
              <w:bottom w:val="single" w:sz="4" w:space="0" w:color="C2D69B"/>
              <w:right w:val="single" w:sz="4" w:space="0" w:color="C2D69B"/>
            </w:tcBorders>
            <w:vAlign w:val="center"/>
          </w:tcPr>
          <w:p w14:paraId="320D14AE" w14:textId="77777777" w:rsidR="00586478" w:rsidRPr="00C661D5" w:rsidRDefault="00586478" w:rsidP="004B5946">
            <w:pPr>
              <w:contextualSpacing w:val="0"/>
              <w:jc w:val="center"/>
              <w:rPr>
                <w:rFonts w:ascii="Arial" w:eastAsia="Arial" w:hAnsi="Arial" w:cs="Arial"/>
                <w:sz w:val="24"/>
                <w:szCs w:val="24"/>
              </w:rPr>
            </w:pPr>
            <w:r w:rsidRPr="00C661D5">
              <w:rPr>
                <w:rFonts w:ascii="Arial" w:eastAsia="Arial" w:hAnsi="Arial" w:cs="Arial"/>
                <w:b w:val="0"/>
                <w:sz w:val="24"/>
                <w:szCs w:val="24"/>
              </w:rPr>
              <w:t>Eventos</w:t>
            </w:r>
          </w:p>
        </w:tc>
        <w:tc>
          <w:tcPr>
            <w:tcW w:w="3896" w:type="dxa"/>
            <w:tcBorders>
              <w:top w:val="single" w:sz="4" w:space="0" w:color="C2D69B"/>
              <w:left w:val="single" w:sz="4" w:space="0" w:color="C2D69B"/>
              <w:bottom w:val="single" w:sz="4" w:space="0" w:color="C2D69B"/>
              <w:right w:val="single" w:sz="4" w:space="0" w:color="C2D69B"/>
            </w:tcBorders>
            <w:vAlign w:val="center"/>
          </w:tcPr>
          <w:p w14:paraId="3ADF1ADF" w14:textId="77777777" w:rsidR="00586478" w:rsidRPr="00C661D5" w:rsidRDefault="00586478" w:rsidP="004B5946">
            <w:pPr>
              <w:contextualSpacing w:val="0"/>
              <w:cnfStyle w:val="000000000000" w:firstRow="0" w:lastRow="0" w:firstColumn="0" w:lastColumn="0" w:oddVBand="0" w:evenVBand="0" w:oddHBand="0" w:evenHBand="0" w:firstRowFirstColumn="0" w:firstRowLastColumn="0" w:lastRowFirstColumn="0" w:lastRowLastColumn="0"/>
              <w:rPr>
                <w:rFonts w:ascii="Arial" w:eastAsia="Arial" w:hAnsi="Arial" w:cs="Arial"/>
                <w:sz w:val="24"/>
                <w:szCs w:val="24"/>
              </w:rPr>
            </w:pPr>
            <w:r>
              <w:rPr>
                <w:rFonts w:ascii="Arial" w:eastAsia="Arial" w:hAnsi="Arial" w:cs="Arial"/>
                <w:sz w:val="24"/>
                <w:szCs w:val="24"/>
              </w:rPr>
              <w:t>Nueva ventana con el reporte</w:t>
            </w:r>
          </w:p>
        </w:tc>
      </w:tr>
    </w:tbl>
    <w:p w14:paraId="1B91C13F" w14:textId="77777777" w:rsidR="00586478" w:rsidRPr="00C661D5" w:rsidRDefault="00586478" w:rsidP="00586478">
      <w:pPr>
        <w:spacing w:line="360" w:lineRule="auto"/>
        <w:ind w:firstLine="708"/>
        <w:jc w:val="left"/>
        <w:rPr>
          <w:b/>
          <w:sz w:val="24"/>
          <w:szCs w:val="24"/>
        </w:rPr>
      </w:pPr>
    </w:p>
    <w:p w14:paraId="3AD30095" w14:textId="77777777" w:rsidR="003F1952" w:rsidRPr="00C661D5" w:rsidRDefault="000C1B85">
      <w:pPr>
        <w:pStyle w:val="Ttulo3"/>
        <w:keepLines/>
        <w:widowControl/>
        <w:spacing w:before="320" w:after="80"/>
        <w:contextualSpacing w:val="0"/>
        <w:jc w:val="both"/>
      </w:pPr>
      <w:bookmarkStart w:id="54" w:name="_Toc487057294"/>
      <w:r w:rsidRPr="00C661D5">
        <w:t>3.2.</w:t>
      </w:r>
      <w:r w:rsidR="00C25455" w:rsidRPr="00C661D5">
        <w:t>2</w:t>
      </w:r>
      <w:r w:rsidRPr="00C661D5">
        <w:t>. Modelo BPMN</w:t>
      </w:r>
      <w:bookmarkEnd w:id="54"/>
    </w:p>
    <w:p w14:paraId="4BCA3323" w14:textId="77777777" w:rsidR="003F1952" w:rsidRPr="00C661D5" w:rsidRDefault="000C1B85">
      <w:pPr>
        <w:widowControl/>
        <w:spacing w:line="360" w:lineRule="auto"/>
        <w:rPr>
          <w:sz w:val="24"/>
          <w:szCs w:val="24"/>
        </w:rPr>
      </w:pPr>
      <w:r w:rsidRPr="00C661D5">
        <w:rPr>
          <w:sz w:val="24"/>
          <w:szCs w:val="24"/>
        </w:rPr>
        <w:t>El objetivo principal de BPMN es proporcionar una notación que pueden comprender de inmediato todos los usuarios del negocio, desde los analistas de negocio que crean los borradores iniciales de los procesos, hasta los desarrolladores técnicos responsables de la implementación de la tecnología que realizará estos procesos.</w:t>
      </w:r>
    </w:p>
    <w:p w14:paraId="2718ABD8" w14:textId="77777777" w:rsidR="003F1952" w:rsidRPr="00C661D5" w:rsidRDefault="003F1952">
      <w:pPr>
        <w:widowControl/>
        <w:spacing w:line="360" w:lineRule="auto"/>
        <w:rPr>
          <w:color w:val="323232"/>
          <w:sz w:val="24"/>
          <w:szCs w:val="24"/>
          <w:highlight w:val="white"/>
        </w:rPr>
      </w:pPr>
    </w:p>
    <w:p w14:paraId="7885470C" w14:textId="77777777" w:rsidR="003F1952" w:rsidRPr="00C661D5" w:rsidRDefault="000C1B85">
      <w:pPr>
        <w:widowControl/>
        <w:spacing w:line="360" w:lineRule="auto"/>
        <w:rPr>
          <w:sz w:val="24"/>
          <w:szCs w:val="24"/>
        </w:rPr>
      </w:pPr>
      <w:r w:rsidRPr="00C661D5">
        <w:rPr>
          <w:sz w:val="24"/>
          <w:szCs w:val="24"/>
        </w:rPr>
        <w:t>A continuación se muestra el modelo BPMN que representa el flujo secuencial que involucra el formato RDC-54:</w:t>
      </w:r>
    </w:p>
    <w:p w14:paraId="2C037F70" w14:textId="77777777" w:rsidR="003F1952" w:rsidRPr="00C661D5" w:rsidRDefault="003F1952">
      <w:pPr>
        <w:widowControl/>
        <w:spacing w:line="360" w:lineRule="auto"/>
        <w:rPr>
          <w:sz w:val="24"/>
          <w:szCs w:val="24"/>
        </w:rPr>
      </w:pPr>
    </w:p>
    <w:p w14:paraId="1D3CAAB4"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5DDED1CD" wp14:editId="482382D5">
            <wp:extent cx="5612130" cy="5130800"/>
            <wp:effectExtent l="0" t="0" r="0" b="0"/>
            <wp:docPr id="8" name="image19.png" descr="modelo_rd-54.png"/>
            <wp:cNvGraphicFramePr/>
            <a:graphic xmlns:a="http://schemas.openxmlformats.org/drawingml/2006/main">
              <a:graphicData uri="http://schemas.openxmlformats.org/drawingml/2006/picture">
                <pic:pic xmlns:pic="http://schemas.openxmlformats.org/drawingml/2006/picture">
                  <pic:nvPicPr>
                    <pic:cNvPr id="0" name="image19.png" descr="modelo_rd-54.png"/>
                    <pic:cNvPicPr preferRelativeResize="0"/>
                  </pic:nvPicPr>
                  <pic:blipFill>
                    <a:blip r:embed="rId16"/>
                    <a:srcRect t="1721" b="12042"/>
                    <a:stretch>
                      <a:fillRect/>
                    </a:stretch>
                  </pic:blipFill>
                  <pic:spPr>
                    <a:xfrm>
                      <a:off x="0" y="0"/>
                      <a:ext cx="5612130" cy="5130800"/>
                    </a:xfrm>
                    <a:prstGeom prst="rect">
                      <a:avLst/>
                    </a:prstGeom>
                    <a:ln/>
                  </pic:spPr>
                </pic:pic>
              </a:graphicData>
            </a:graphic>
          </wp:inline>
        </w:drawing>
      </w:r>
    </w:p>
    <w:p w14:paraId="3B6D8C04" w14:textId="77777777" w:rsidR="003F1952" w:rsidRPr="00C661D5" w:rsidRDefault="003F1952">
      <w:pPr>
        <w:widowControl/>
        <w:spacing w:line="360" w:lineRule="auto"/>
        <w:rPr>
          <w:sz w:val="24"/>
          <w:szCs w:val="24"/>
        </w:rPr>
      </w:pPr>
    </w:p>
    <w:p w14:paraId="74A13A02" w14:textId="5890D542" w:rsidR="003F1952" w:rsidRPr="00C661D5" w:rsidRDefault="000C1B85">
      <w:pPr>
        <w:widowControl/>
        <w:spacing w:line="360" w:lineRule="auto"/>
        <w:rPr>
          <w:sz w:val="24"/>
          <w:szCs w:val="24"/>
        </w:rPr>
      </w:pPr>
      <w:r w:rsidRPr="00C661D5">
        <w:rPr>
          <w:sz w:val="24"/>
          <w:szCs w:val="24"/>
        </w:rPr>
        <w:t>A partir de la gráfica podemos ver que no existe un flujo complicado, el proceso es corto a simple vista</w:t>
      </w:r>
      <w:ins w:id="55" w:author="elkin" w:date="2017-11-02T23:02:00Z">
        <w:r w:rsidR="00B53467">
          <w:rPr>
            <w:sz w:val="24"/>
            <w:szCs w:val="24"/>
          </w:rPr>
          <w:t>. A</w:t>
        </w:r>
      </w:ins>
      <w:del w:id="56" w:author="elkin" w:date="2017-11-02T23:02:00Z">
        <w:r w:rsidRPr="00C661D5" w:rsidDel="00B53467">
          <w:rPr>
            <w:sz w:val="24"/>
            <w:szCs w:val="24"/>
          </w:rPr>
          <w:delText>, a</w:delText>
        </w:r>
      </w:del>
      <w:r w:rsidRPr="00C661D5">
        <w:rPr>
          <w:sz w:val="24"/>
          <w:szCs w:val="24"/>
        </w:rPr>
        <w:t xml:space="preserve">nalizando los elementos que componen el formato RDC-54 notamos que requiere relacionar cada entidad estrictamente. Por lo tanto, aunque se usa herramientas ofimáticas como lo es Microsoft Office Excel, el documento puede ser alterado fácilmente, cuando esto pasa, el poco control que existía, se pierde, y ya que no todos los docentes conocen el programa a profundidad </w:t>
      </w:r>
      <w:r w:rsidRPr="00C661D5">
        <w:rPr>
          <w:sz w:val="24"/>
          <w:szCs w:val="24"/>
        </w:rPr>
        <w:lastRenderedPageBreak/>
        <w:t>terminan modificando las funciones establecidas en el archivo provocando la inexactitud de la información diligenciada.</w:t>
      </w:r>
    </w:p>
    <w:p w14:paraId="683B66A5" w14:textId="77777777" w:rsidR="003F1952" w:rsidRPr="00C661D5" w:rsidRDefault="003F1952">
      <w:pPr>
        <w:widowControl/>
        <w:spacing w:line="360" w:lineRule="auto"/>
        <w:rPr>
          <w:sz w:val="24"/>
          <w:szCs w:val="24"/>
        </w:rPr>
      </w:pPr>
    </w:p>
    <w:p w14:paraId="49DDB4F6" w14:textId="77777777" w:rsidR="003F1952" w:rsidRPr="00C661D5" w:rsidRDefault="00C25455">
      <w:pPr>
        <w:pStyle w:val="Ttulo3"/>
        <w:keepLines/>
        <w:widowControl/>
        <w:spacing w:before="320" w:after="80"/>
        <w:contextualSpacing w:val="0"/>
        <w:jc w:val="both"/>
      </w:pPr>
      <w:bookmarkStart w:id="57" w:name="_Toc487057295"/>
      <w:commentRangeStart w:id="58"/>
      <w:r w:rsidRPr="00C661D5">
        <w:t>3.2.3</w:t>
      </w:r>
      <w:r w:rsidR="000C1B85" w:rsidRPr="00C661D5">
        <w:t>. Modelo Entidad Relación</w:t>
      </w:r>
      <w:bookmarkEnd w:id="57"/>
      <w:commentRangeEnd w:id="58"/>
      <w:r w:rsidR="00B53467">
        <w:rPr>
          <w:rStyle w:val="Refdecomentario"/>
          <w:b w:val="0"/>
        </w:rPr>
        <w:commentReference w:id="58"/>
      </w:r>
    </w:p>
    <w:p w14:paraId="59742638" w14:textId="77777777" w:rsidR="003F1952" w:rsidRPr="00C661D5" w:rsidRDefault="000C1B85">
      <w:pPr>
        <w:widowControl/>
        <w:spacing w:line="360" w:lineRule="auto"/>
        <w:rPr>
          <w:sz w:val="24"/>
          <w:szCs w:val="24"/>
        </w:rPr>
      </w:pPr>
      <w:r w:rsidRPr="00C661D5">
        <w:rPr>
          <w:sz w:val="24"/>
          <w:szCs w:val="24"/>
        </w:rPr>
        <w:t>La base de un software es la estructura de sus datos, por medio del diagrama de entidad relación podemos establecer la estructura necesaria para que el sistema funcione correctamente:</w:t>
      </w:r>
    </w:p>
    <w:p w14:paraId="57EB1EEA" w14:textId="77777777" w:rsidR="003F1952" w:rsidRPr="00C661D5" w:rsidRDefault="003F1952">
      <w:pPr>
        <w:widowControl/>
        <w:spacing w:line="360" w:lineRule="auto"/>
        <w:rPr>
          <w:sz w:val="24"/>
          <w:szCs w:val="24"/>
        </w:rPr>
      </w:pPr>
    </w:p>
    <w:p w14:paraId="720DD869"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155F0BA9" wp14:editId="7A4F038B">
            <wp:extent cx="5612130" cy="3263900"/>
            <wp:effectExtent l="0" t="0" r="0" b="0"/>
            <wp:docPr id="2" name="image8.png" descr="ClasesProyecto (2).png"/>
            <wp:cNvGraphicFramePr/>
            <a:graphic xmlns:a="http://schemas.openxmlformats.org/drawingml/2006/main">
              <a:graphicData uri="http://schemas.openxmlformats.org/drawingml/2006/picture">
                <pic:pic xmlns:pic="http://schemas.openxmlformats.org/drawingml/2006/picture">
                  <pic:nvPicPr>
                    <pic:cNvPr id="0" name="image8.png" descr="ClasesProyecto (2).png"/>
                    <pic:cNvPicPr preferRelativeResize="0"/>
                  </pic:nvPicPr>
                  <pic:blipFill>
                    <a:blip r:embed="rId17"/>
                    <a:srcRect/>
                    <a:stretch>
                      <a:fillRect/>
                    </a:stretch>
                  </pic:blipFill>
                  <pic:spPr>
                    <a:xfrm>
                      <a:off x="0" y="0"/>
                      <a:ext cx="5612130" cy="3263900"/>
                    </a:xfrm>
                    <a:prstGeom prst="rect">
                      <a:avLst/>
                    </a:prstGeom>
                    <a:ln/>
                  </pic:spPr>
                </pic:pic>
              </a:graphicData>
            </a:graphic>
          </wp:inline>
        </w:drawing>
      </w:r>
    </w:p>
    <w:p w14:paraId="18343972" w14:textId="77777777" w:rsidR="003F1952" w:rsidRPr="00C661D5" w:rsidRDefault="003F1952">
      <w:pPr>
        <w:widowControl/>
        <w:spacing w:line="360" w:lineRule="auto"/>
        <w:rPr>
          <w:b/>
          <w:sz w:val="24"/>
          <w:szCs w:val="24"/>
        </w:rPr>
      </w:pPr>
    </w:p>
    <w:p w14:paraId="268C8349" w14:textId="77777777" w:rsidR="003F1952" w:rsidRPr="00C661D5" w:rsidRDefault="000C1B85">
      <w:pPr>
        <w:pStyle w:val="Ttulo3"/>
        <w:keepLines/>
        <w:widowControl/>
        <w:spacing w:before="320" w:after="80"/>
        <w:contextualSpacing w:val="0"/>
        <w:jc w:val="both"/>
      </w:pPr>
      <w:bookmarkStart w:id="59" w:name="_Toc487057296"/>
      <w:commentRangeStart w:id="60"/>
      <w:r w:rsidRPr="00C661D5">
        <w:t>3.2.</w:t>
      </w:r>
      <w:r w:rsidR="00C25455" w:rsidRPr="00C661D5">
        <w:t>4</w:t>
      </w:r>
      <w:r w:rsidRPr="00C661D5">
        <w:t>. Diagrama de Clases</w:t>
      </w:r>
      <w:bookmarkEnd w:id="59"/>
      <w:commentRangeEnd w:id="60"/>
      <w:r w:rsidR="00B53467">
        <w:rPr>
          <w:rStyle w:val="Refdecomentario"/>
          <w:b w:val="0"/>
        </w:rPr>
        <w:commentReference w:id="60"/>
      </w:r>
    </w:p>
    <w:p w14:paraId="77955C2F" w14:textId="77777777" w:rsidR="003F1952" w:rsidRPr="00C661D5" w:rsidRDefault="000C1B85">
      <w:pPr>
        <w:widowControl/>
        <w:spacing w:line="360" w:lineRule="auto"/>
        <w:rPr>
          <w:sz w:val="24"/>
          <w:szCs w:val="24"/>
        </w:rPr>
      </w:pPr>
      <w:r w:rsidRPr="00C661D5">
        <w:rPr>
          <w:sz w:val="24"/>
          <w:szCs w:val="24"/>
        </w:rPr>
        <w:t>Con base a estructura de datos planteamos la estructura de clases que será necesaria en el desarrollo del sistema.</w:t>
      </w:r>
    </w:p>
    <w:p w14:paraId="37FE8105" w14:textId="77777777" w:rsidR="003F1952" w:rsidRPr="00C661D5" w:rsidRDefault="003F1952">
      <w:pPr>
        <w:widowControl/>
        <w:spacing w:line="360" w:lineRule="auto"/>
        <w:rPr>
          <w:sz w:val="24"/>
          <w:szCs w:val="24"/>
        </w:rPr>
      </w:pPr>
    </w:p>
    <w:p w14:paraId="39A85FBA" w14:textId="77777777" w:rsidR="003F1952" w:rsidRPr="00C661D5" w:rsidRDefault="000C1B85">
      <w:pPr>
        <w:widowControl/>
        <w:spacing w:line="360" w:lineRule="auto"/>
        <w:rPr>
          <w:sz w:val="24"/>
          <w:szCs w:val="24"/>
        </w:rPr>
      </w:pPr>
      <w:r w:rsidRPr="00C661D5">
        <w:rPr>
          <w:noProof/>
          <w:sz w:val="24"/>
          <w:szCs w:val="24"/>
        </w:rPr>
        <w:drawing>
          <wp:inline distT="114300" distB="114300" distL="114300" distR="114300" wp14:anchorId="4447F1B1" wp14:editId="170FF96E">
            <wp:extent cx="5612130" cy="3416300"/>
            <wp:effectExtent l="0" t="0" r="7620" b="0"/>
            <wp:docPr id="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8">
                      <a:extLst>
                        <a:ext uri="{BEBA8EAE-BF5A-486C-A8C5-ECC9F3942E4B}">
                          <a14:imgProps xmlns:a14="http://schemas.microsoft.com/office/drawing/2010/main">
                            <a14:imgLayer r:embed="rId19">
                              <a14:imgEffect>
                                <a14:sharpenSoften amount="50000"/>
                              </a14:imgEffect>
                            </a14:imgLayer>
                          </a14:imgProps>
                        </a:ext>
                      </a:extLst>
                    </a:blip>
                    <a:srcRect/>
                    <a:stretch>
                      <a:fillRect/>
                    </a:stretch>
                  </pic:blipFill>
                  <pic:spPr>
                    <a:xfrm>
                      <a:off x="0" y="0"/>
                      <a:ext cx="5612130" cy="3416300"/>
                    </a:xfrm>
                    <a:prstGeom prst="rect">
                      <a:avLst/>
                    </a:prstGeom>
                    <a:ln/>
                  </pic:spPr>
                </pic:pic>
              </a:graphicData>
            </a:graphic>
          </wp:inline>
        </w:drawing>
      </w:r>
    </w:p>
    <w:p w14:paraId="0B6D4448" w14:textId="77777777" w:rsidR="003F1952" w:rsidRPr="00C661D5" w:rsidRDefault="003F1952">
      <w:pPr>
        <w:widowControl/>
        <w:spacing w:line="360" w:lineRule="auto"/>
        <w:rPr>
          <w:sz w:val="24"/>
          <w:szCs w:val="24"/>
        </w:rPr>
      </w:pPr>
    </w:p>
    <w:p w14:paraId="79E12C3C" w14:textId="77777777" w:rsidR="003F1952" w:rsidRPr="00C661D5" w:rsidRDefault="000C1B85">
      <w:pPr>
        <w:pStyle w:val="Ttulo3"/>
        <w:keepLines/>
        <w:widowControl/>
        <w:spacing w:before="320" w:after="80"/>
        <w:contextualSpacing w:val="0"/>
        <w:jc w:val="both"/>
      </w:pPr>
      <w:bookmarkStart w:id="61" w:name="_Toc487057297"/>
      <w:r w:rsidRPr="00C661D5">
        <w:t>3.2.</w:t>
      </w:r>
      <w:r w:rsidR="00C25455" w:rsidRPr="00C661D5">
        <w:t>5</w:t>
      </w:r>
      <w:r w:rsidRPr="00C661D5">
        <w:t>. Diagrama de Secuencias</w:t>
      </w:r>
      <w:bookmarkEnd w:id="61"/>
    </w:p>
    <w:p w14:paraId="4E6AEED6" w14:textId="77777777" w:rsidR="003F1952" w:rsidRPr="00C661D5" w:rsidRDefault="000C1B85">
      <w:pPr>
        <w:widowControl/>
        <w:spacing w:line="360" w:lineRule="auto"/>
        <w:rPr>
          <w:sz w:val="24"/>
          <w:szCs w:val="24"/>
        </w:rPr>
      </w:pPr>
      <w:r w:rsidRPr="00C661D5">
        <w:rPr>
          <w:sz w:val="24"/>
          <w:szCs w:val="24"/>
        </w:rPr>
        <w:t>Por medio de este diagrama se conoce más a fondo la interacción del usuario con el sistema, podemos conocer la comunicación de los elementos de la arquitectura Modelo-Vista-Controlador.</w:t>
      </w:r>
    </w:p>
    <w:p w14:paraId="77595717" w14:textId="77777777" w:rsidR="003F1952" w:rsidRPr="00C661D5" w:rsidRDefault="000C1B85">
      <w:pPr>
        <w:widowControl/>
        <w:spacing w:line="360" w:lineRule="auto"/>
        <w:rPr>
          <w:b/>
          <w:sz w:val="24"/>
          <w:szCs w:val="24"/>
        </w:rPr>
      </w:pPr>
      <w:r w:rsidRPr="00C661D5">
        <w:rPr>
          <w:noProof/>
          <w:sz w:val="24"/>
          <w:szCs w:val="24"/>
        </w:rPr>
        <w:lastRenderedPageBreak/>
        <w:drawing>
          <wp:inline distT="114300" distB="114300" distL="114300" distR="114300" wp14:anchorId="5AE0BA8A" wp14:editId="7A612834">
            <wp:extent cx="5405438" cy="3404783"/>
            <wp:effectExtent l="0" t="0" r="0" b="5715"/>
            <wp:docPr id="5" name="image16.png" descr="ProyectoU (2).png"/>
            <wp:cNvGraphicFramePr/>
            <a:graphic xmlns:a="http://schemas.openxmlformats.org/drawingml/2006/main">
              <a:graphicData uri="http://schemas.openxmlformats.org/drawingml/2006/picture">
                <pic:pic xmlns:pic="http://schemas.openxmlformats.org/drawingml/2006/picture">
                  <pic:nvPicPr>
                    <pic:cNvPr id="0" name="image16.png" descr="ProyectoU (2).png"/>
                    <pic:cNvPicPr preferRelativeResize="0"/>
                  </pic:nvPicPr>
                  <pic:blipFill>
                    <a:blip r:embed="rId20">
                      <a:biLevel thresh="75000"/>
                      <a:extLst>
                        <a:ext uri="{BEBA8EAE-BF5A-486C-A8C5-ECC9F3942E4B}">
                          <a14:imgProps xmlns:a14="http://schemas.microsoft.com/office/drawing/2010/main">
                            <a14:imgLayer r:embed="rId21">
                              <a14:imgEffect>
                                <a14:saturation sat="0"/>
                              </a14:imgEffect>
                            </a14:imgLayer>
                          </a14:imgProps>
                        </a:ext>
                      </a:extLst>
                    </a:blip>
                    <a:srcRect b="57188"/>
                    <a:stretch>
                      <a:fillRect/>
                    </a:stretch>
                  </pic:blipFill>
                  <pic:spPr>
                    <a:xfrm>
                      <a:off x="0" y="0"/>
                      <a:ext cx="5405438" cy="3404783"/>
                    </a:xfrm>
                    <a:prstGeom prst="rect">
                      <a:avLst/>
                    </a:prstGeom>
                    <a:ln/>
                  </pic:spPr>
                </pic:pic>
              </a:graphicData>
            </a:graphic>
          </wp:inline>
        </w:drawing>
      </w:r>
    </w:p>
    <w:p w14:paraId="396EF4E8" w14:textId="77777777" w:rsidR="003F1952" w:rsidRPr="00C661D5" w:rsidRDefault="003F1952">
      <w:pPr>
        <w:widowControl/>
        <w:spacing w:line="360" w:lineRule="auto"/>
        <w:rPr>
          <w:b/>
          <w:sz w:val="24"/>
          <w:szCs w:val="24"/>
        </w:rPr>
      </w:pPr>
    </w:p>
    <w:p w14:paraId="70B64351" w14:textId="77777777" w:rsidR="003F1952" w:rsidRPr="00C661D5" w:rsidRDefault="000C1B85">
      <w:pPr>
        <w:widowControl/>
        <w:spacing w:line="360" w:lineRule="auto"/>
        <w:rPr>
          <w:sz w:val="24"/>
          <w:szCs w:val="24"/>
        </w:rPr>
      </w:pPr>
      <w:r w:rsidRPr="00C661D5">
        <w:rPr>
          <w:noProof/>
          <w:sz w:val="24"/>
          <w:szCs w:val="24"/>
        </w:rPr>
        <w:lastRenderedPageBreak/>
        <w:drawing>
          <wp:inline distT="114300" distB="114300" distL="114300" distR="114300" wp14:anchorId="7C505E8E" wp14:editId="32485D9B">
            <wp:extent cx="5612130" cy="4114800"/>
            <wp:effectExtent l="0" t="0" r="7620" b="0"/>
            <wp:docPr id="3" name="image13.png" descr="ProyectoU (1).png"/>
            <wp:cNvGraphicFramePr/>
            <a:graphic xmlns:a="http://schemas.openxmlformats.org/drawingml/2006/main">
              <a:graphicData uri="http://schemas.openxmlformats.org/drawingml/2006/picture">
                <pic:pic xmlns:pic="http://schemas.openxmlformats.org/drawingml/2006/picture">
                  <pic:nvPicPr>
                    <pic:cNvPr id="0" name="image13.png" descr="ProyectoU (1).png"/>
                    <pic:cNvPicPr preferRelativeResize="0"/>
                  </pic:nvPicPr>
                  <pic:blipFill>
                    <a:blip r:embed="rId22">
                      <a:biLevel thresh="75000"/>
                      <a:extLst>
                        <a:ext uri="{BEBA8EAE-BF5A-486C-A8C5-ECC9F3942E4B}">
                          <a14:imgProps xmlns:a14="http://schemas.microsoft.com/office/drawing/2010/main">
                            <a14:imgLayer r:embed="rId23">
                              <a14:imgEffect>
                                <a14:saturation sat="0"/>
                              </a14:imgEffect>
                            </a14:imgLayer>
                          </a14:imgProps>
                        </a:ext>
                      </a:extLst>
                    </a:blip>
                    <a:srcRect t="47683" b="2476"/>
                    <a:stretch>
                      <a:fillRect/>
                    </a:stretch>
                  </pic:blipFill>
                  <pic:spPr>
                    <a:xfrm>
                      <a:off x="0" y="0"/>
                      <a:ext cx="5612130" cy="4114800"/>
                    </a:xfrm>
                    <a:prstGeom prst="rect">
                      <a:avLst/>
                    </a:prstGeom>
                    <a:ln/>
                  </pic:spPr>
                </pic:pic>
              </a:graphicData>
            </a:graphic>
          </wp:inline>
        </w:drawing>
      </w:r>
    </w:p>
    <w:p w14:paraId="1B416EDE" w14:textId="77777777" w:rsidR="003F1952" w:rsidRPr="00C661D5" w:rsidRDefault="003F1952">
      <w:pPr>
        <w:rPr>
          <w:color w:val="A6A6A6"/>
          <w:sz w:val="24"/>
          <w:szCs w:val="24"/>
        </w:rPr>
      </w:pPr>
    </w:p>
    <w:p w14:paraId="3846F89D" w14:textId="77777777" w:rsidR="003F1952" w:rsidRPr="00C661D5" w:rsidRDefault="003F1952">
      <w:pPr>
        <w:rPr>
          <w:color w:val="FF0000"/>
          <w:sz w:val="24"/>
          <w:szCs w:val="24"/>
        </w:rPr>
      </w:pPr>
    </w:p>
    <w:p w14:paraId="15BC8132" w14:textId="77777777" w:rsidR="003F1952" w:rsidRPr="00C661D5" w:rsidRDefault="00C25455">
      <w:pPr>
        <w:rPr>
          <w:b/>
          <w:sz w:val="24"/>
          <w:szCs w:val="24"/>
        </w:rPr>
      </w:pPr>
      <w:r w:rsidRPr="00C661D5">
        <w:rPr>
          <w:b/>
          <w:sz w:val="24"/>
          <w:szCs w:val="24"/>
        </w:rPr>
        <w:t xml:space="preserve">3.3 </w:t>
      </w:r>
      <w:r w:rsidR="000C1B85" w:rsidRPr="00C661D5">
        <w:rPr>
          <w:b/>
          <w:sz w:val="24"/>
          <w:szCs w:val="24"/>
        </w:rPr>
        <w:t>ARQUITECTURA</w:t>
      </w:r>
    </w:p>
    <w:p w14:paraId="7BB50CB0" w14:textId="77777777" w:rsidR="00C25455" w:rsidRPr="00C661D5" w:rsidRDefault="00C25455">
      <w:pPr>
        <w:rPr>
          <w:b/>
          <w:sz w:val="24"/>
          <w:szCs w:val="24"/>
        </w:rPr>
      </w:pPr>
    </w:p>
    <w:p w14:paraId="6BB4BE9C" w14:textId="77777777" w:rsidR="005C7480" w:rsidRPr="00C661D5" w:rsidRDefault="005C7480">
      <w:pPr>
        <w:rPr>
          <w:b/>
          <w:sz w:val="24"/>
          <w:szCs w:val="24"/>
        </w:rPr>
      </w:pPr>
    </w:p>
    <w:p w14:paraId="10015E7C" w14:textId="77777777" w:rsidR="000C1B85" w:rsidRPr="00C661D5" w:rsidRDefault="005C7480">
      <w:pPr>
        <w:rPr>
          <w:b/>
          <w:sz w:val="24"/>
          <w:szCs w:val="24"/>
        </w:rPr>
      </w:pPr>
      <w:r w:rsidRPr="00C661D5">
        <w:rPr>
          <w:sz w:val="24"/>
          <w:szCs w:val="24"/>
        </w:rPr>
        <w:t xml:space="preserve">Es un </w:t>
      </w:r>
      <w:proofErr w:type="spellStart"/>
      <w:r w:rsidRPr="00C661D5">
        <w:rPr>
          <w:sz w:val="24"/>
          <w:szCs w:val="24"/>
        </w:rPr>
        <w:t>framework</w:t>
      </w:r>
      <w:proofErr w:type="spellEnd"/>
      <w:r w:rsidRPr="00C661D5">
        <w:rPr>
          <w:sz w:val="24"/>
          <w:szCs w:val="24"/>
        </w:rPr>
        <w:t xml:space="preserve"> para Arquitecturas Empresariales desarrollado por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 TOGAF y significa </w:t>
      </w:r>
      <w:proofErr w:type="spellStart"/>
      <w:r w:rsidRPr="00C661D5">
        <w:rPr>
          <w:sz w:val="24"/>
          <w:szCs w:val="24"/>
        </w:rPr>
        <w:t>The</w:t>
      </w:r>
      <w:proofErr w:type="spellEnd"/>
      <w:r w:rsidRPr="00C661D5">
        <w:rPr>
          <w:sz w:val="24"/>
          <w:szCs w:val="24"/>
        </w:rPr>
        <w:t xml:space="preserve"> Open </w:t>
      </w:r>
      <w:proofErr w:type="spellStart"/>
      <w:r w:rsidRPr="00C661D5">
        <w:rPr>
          <w:sz w:val="24"/>
          <w:szCs w:val="24"/>
        </w:rPr>
        <w:t>Group</w:t>
      </w:r>
      <w:proofErr w:type="spellEnd"/>
      <w:r w:rsidRPr="00C661D5">
        <w:rPr>
          <w:sz w:val="24"/>
          <w:szCs w:val="24"/>
        </w:rPr>
        <w:t xml:space="preserve"> </w:t>
      </w:r>
      <w:proofErr w:type="spellStart"/>
      <w:r w:rsidRPr="00C661D5">
        <w:rPr>
          <w:sz w:val="24"/>
          <w:szCs w:val="24"/>
        </w:rPr>
        <w:t>Architecture</w:t>
      </w:r>
      <w:proofErr w:type="spellEnd"/>
      <w:r w:rsidRPr="00C661D5">
        <w:rPr>
          <w:sz w:val="24"/>
          <w:szCs w:val="24"/>
        </w:rPr>
        <w:t xml:space="preserve"> Framework. Es una herramienta para asistir en la aceptación, producción, uso y mantenimiento de arquitecturas empresariales, basándose en un modelo de proceso iterativo soportado por buenas prácticas y un conjunto reusable de activos arquitecturales existentes. </w:t>
      </w:r>
      <w:sdt>
        <w:sdtPr>
          <w:rPr>
            <w:b/>
            <w:sz w:val="24"/>
            <w:szCs w:val="24"/>
          </w:rPr>
          <w:id w:val="177936031"/>
          <w:citation/>
        </w:sdtPr>
        <w:sdtContent>
          <w:r w:rsidRPr="00C661D5">
            <w:rPr>
              <w:b/>
              <w:sz w:val="24"/>
              <w:szCs w:val="24"/>
            </w:rPr>
            <w:fldChar w:fldCharType="begin"/>
          </w:r>
          <w:r w:rsidRPr="00C661D5">
            <w:rPr>
              <w:b/>
              <w:sz w:val="24"/>
              <w:szCs w:val="24"/>
            </w:rPr>
            <w:instrText xml:space="preserve"> CITATION The17 \l 9226 </w:instrText>
          </w:r>
          <w:r w:rsidRPr="00C661D5">
            <w:rPr>
              <w:b/>
              <w:sz w:val="24"/>
              <w:szCs w:val="24"/>
            </w:rPr>
            <w:fldChar w:fldCharType="separate"/>
          </w:r>
          <w:r w:rsidRPr="00C661D5">
            <w:rPr>
              <w:noProof/>
              <w:sz w:val="24"/>
              <w:szCs w:val="24"/>
            </w:rPr>
            <w:t>(The Open Group, 2017)</w:t>
          </w:r>
          <w:r w:rsidRPr="00C661D5">
            <w:rPr>
              <w:b/>
              <w:sz w:val="24"/>
              <w:szCs w:val="24"/>
            </w:rPr>
            <w:fldChar w:fldCharType="end"/>
          </w:r>
        </w:sdtContent>
      </w:sdt>
    </w:p>
    <w:p w14:paraId="1F927F9C" w14:textId="77777777" w:rsidR="003F1952" w:rsidRPr="00C661D5" w:rsidRDefault="003F1952">
      <w:pPr>
        <w:rPr>
          <w:b/>
          <w:sz w:val="24"/>
          <w:szCs w:val="24"/>
        </w:rPr>
      </w:pPr>
    </w:p>
    <w:p w14:paraId="52363EDD" w14:textId="7B9E7819" w:rsidR="003F1952" w:rsidRPr="00C661D5" w:rsidDel="00CB4DD0" w:rsidRDefault="000C1B85">
      <w:pPr>
        <w:rPr>
          <w:del w:id="62" w:author="elkin" w:date="2017-11-02T23:06:00Z"/>
          <w:b/>
          <w:sz w:val="24"/>
          <w:szCs w:val="24"/>
        </w:rPr>
      </w:pPr>
      <w:del w:id="63" w:author="elkin" w:date="2017-11-02T23:06:00Z">
        <w:r w:rsidRPr="00C661D5" w:rsidDel="00CB4DD0">
          <w:rPr>
            <w:b/>
            <w:sz w:val="24"/>
            <w:szCs w:val="24"/>
          </w:rPr>
          <w:delText>nombrar, referenciar y agregar el mapa de servicios que se realizó</w:delText>
        </w:r>
      </w:del>
    </w:p>
    <w:p w14:paraId="06169129" w14:textId="77777777" w:rsidR="003F1952" w:rsidRPr="00C661D5" w:rsidRDefault="003F1952">
      <w:pPr>
        <w:rPr>
          <w:sz w:val="24"/>
          <w:szCs w:val="24"/>
        </w:rPr>
      </w:pPr>
    </w:p>
    <w:p w14:paraId="2ACB8273" w14:textId="77777777" w:rsidR="003F1952" w:rsidRPr="00C661D5" w:rsidRDefault="000C1B85">
      <w:pPr>
        <w:rPr>
          <w:sz w:val="24"/>
          <w:szCs w:val="24"/>
        </w:rPr>
      </w:pPr>
      <w:r w:rsidRPr="00C661D5">
        <w:rPr>
          <w:noProof/>
          <w:sz w:val="24"/>
          <w:szCs w:val="24"/>
        </w:rPr>
        <w:lastRenderedPageBreak/>
        <w:drawing>
          <wp:inline distT="114300" distB="114300" distL="114300" distR="114300" wp14:anchorId="1D3BCC11" wp14:editId="1A1069F7">
            <wp:extent cx="5993840" cy="4562475"/>
            <wp:effectExtent l="0" t="0" r="6985"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4"/>
                    <a:srcRect/>
                    <a:stretch>
                      <a:fillRect/>
                    </a:stretch>
                  </pic:blipFill>
                  <pic:spPr>
                    <a:xfrm>
                      <a:off x="0" y="0"/>
                      <a:ext cx="5994826" cy="4563226"/>
                    </a:xfrm>
                    <a:prstGeom prst="rect">
                      <a:avLst/>
                    </a:prstGeom>
                    <a:ln/>
                  </pic:spPr>
                </pic:pic>
              </a:graphicData>
            </a:graphic>
          </wp:inline>
        </w:drawing>
      </w:r>
    </w:p>
    <w:p w14:paraId="5C58443A" w14:textId="77777777" w:rsidR="006B122F" w:rsidRDefault="006B122F">
      <w:pPr>
        <w:spacing w:line="276" w:lineRule="auto"/>
        <w:jc w:val="left"/>
        <w:rPr>
          <w:sz w:val="24"/>
          <w:szCs w:val="24"/>
        </w:rPr>
      </w:pPr>
    </w:p>
    <w:p w14:paraId="413E45BA" w14:textId="77777777" w:rsidR="006B122F" w:rsidRDefault="006B122F">
      <w:pPr>
        <w:spacing w:line="276" w:lineRule="auto"/>
        <w:jc w:val="left"/>
        <w:rPr>
          <w:sz w:val="24"/>
          <w:szCs w:val="24"/>
        </w:rPr>
      </w:pPr>
    </w:p>
    <w:p w14:paraId="0D05D68D" w14:textId="77777777" w:rsidR="006B122F" w:rsidRDefault="006B122F" w:rsidP="006B122F">
      <w:pPr>
        <w:pStyle w:val="Ttulo2"/>
      </w:pPr>
      <w:bookmarkStart w:id="64" w:name="_Toc435465227"/>
      <w:r>
        <w:t>3.3 Fase de desarrollo</w:t>
      </w:r>
      <w:bookmarkEnd w:id="64"/>
    </w:p>
    <w:p w14:paraId="34049ADE" w14:textId="77777777" w:rsidR="006B122F" w:rsidRDefault="006B122F" w:rsidP="006B122F">
      <w:r>
        <w:t>Al iniciar la aplicación se muestra la siguiente vista:</w:t>
      </w:r>
    </w:p>
    <w:p w14:paraId="2FB6009B" w14:textId="77777777" w:rsidR="006B122F" w:rsidRDefault="006B122F">
      <w:pPr>
        <w:spacing w:line="276" w:lineRule="auto"/>
        <w:jc w:val="left"/>
        <w:rPr>
          <w:sz w:val="24"/>
          <w:szCs w:val="24"/>
        </w:rPr>
      </w:pPr>
      <w:r>
        <w:rPr>
          <w:noProof/>
        </w:rPr>
        <w:lastRenderedPageBreak/>
        <w:drawing>
          <wp:inline distT="0" distB="0" distL="0" distR="0" wp14:anchorId="02BDEEA5" wp14:editId="4B78CF1C">
            <wp:extent cx="3771900" cy="44577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71900" cy="4457700"/>
                    </a:xfrm>
                    <a:prstGeom prst="rect">
                      <a:avLst/>
                    </a:prstGeom>
                  </pic:spPr>
                </pic:pic>
              </a:graphicData>
            </a:graphic>
          </wp:inline>
        </w:drawing>
      </w:r>
    </w:p>
    <w:p w14:paraId="7441F87F" w14:textId="77777777" w:rsidR="006B122F" w:rsidRDefault="006B122F">
      <w:pPr>
        <w:spacing w:line="276" w:lineRule="auto"/>
        <w:jc w:val="left"/>
        <w:rPr>
          <w:sz w:val="24"/>
          <w:szCs w:val="24"/>
        </w:rPr>
      </w:pPr>
    </w:p>
    <w:p w14:paraId="21E71733" w14:textId="77777777" w:rsidR="006B122F" w:rsidRPr="00DC5B31" w:rsidRDefault="006B122F" w:rsidP="006B122F">
      <w:pPr>
        <w:pStyle w:val="Ttulo3"/>
      </w:pPr>
      <w:bookmarkStart w:id="65" w:name="_Toc435465228"/>
      <w:r w:rsidRPr="00DC5B31">
        <w:t>Modulo</w:t>
      </w:r>
      <w:bookmarkEnd w:id="65"/>
      <w:r>
        <w:t xml:space="preserve"> Coordinador</w:t>
      </w:r>
    </w:p>
    <w:p w14:paraId="3971CB21" w14:textId="77777777" w:rsidR="006B122F" w:rsidRDefault="006B122F" w:rsidP="006B122F">
      <w:pPr>
        <w:rPr>
          <w:ins w:id="66" w:author="elkin" w:date="2017-11-02T23:06:00Z"/>
        </w:rPr>
      </w:pPr>
      <w:r>
        <w:t>En esta vista el usuario ingresas sus datos de usuario y clave, si los datos ingresados son correctos, en el caso del coordinador se muestra la siguiente vista:</w:t>
      </w:r>
    </w:p>
    <w:p w14:paraId="097254AA" w14:textId="77777777" w:rsidR="00CB4DD0" w:rsidRDefault="00CB4DD0" w:rsidP="006B122F"/>
    <w:p w14:paraId="5D8A9564" w14:textId="77777777" w:rsidR="006B122F" w:rsidRDefault="006B122F" w:rsidP="006B122F">
      <w:r>
        <w:rPr>
          <w:noProof/>
        </w:rPr>
        <w:lastRenderedPageBreak/>
        <w:drawing>
          <wp:inline distT="0" distB="0" distL="0" distR="0" wp14:anchorId="74AE5497" wp14:editId="5EF01984">
            <wp:extent cx="5612130" cy="162179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1621790"/>
                    </a:xfrm>
                    <a:prstGeom prst="rect">
                      <a:avLst/>
                    </a:prstGeom>
                  </pic:spPr>
                </pic:pic>
              </a:graphicData>
            </a:graphic>
          </wp:inline>
        </w:drawing>
      </w:r>
    </w:p>
    <w:p w14:paraId="0226C1B9" w14:textId="77777777" w:rsidR="00CB4DD0" w:rsidRDefault="00CB4DD0" w:rsidP="006B122F">
      <w:pPr>
        <w:rPr>
          <w:ins w:id="67" w:author="elkin" w:date="2017-11-02T23:07:00Z"/>
        </w:rPr>
      </w:pPr>
    </w:p>
    <w:p w14:paraId="28920674" w14:textId="77777777" w:rsidR="006B122F" w:rsidRDefault="006B122F" w:rsidP="006B122F">
      <w:pPr>
        <w:rPr>
          <w:ins w:id="68" w:author="elkin" w:date="2017-11-02T23:07:00Z"/>
        </w:rPr>
      </w:pPr>
      <w:r>
        <w:t>En ella se encuentras las opciones Docentes, Semanas y Asignación las cuales permiten al coordinador crear, editar, borrar y listar la información almacenada en la base de datos.</w:t>
      </w:r>
    </w:p>
    <w:p w14:paraId="23E28005" w14:textId="77777777" w:rsidR="00CB4DD0" w:rsidRDefault="00CB4DD0" w:rsidP="006B122F"/>
    <w:p w14:paraId="050E63EA" w14:textId="77777777" w:rsidR="006B122F" w:rsidRDefault="006B122F" w:rsidP="006B122F"/>
    <w:p w14:paraId="141BBE55" w14:textId="77777777" w:rsidR="006B122F" w:rsidRDefault="006B122F" w:rsidP="006B122F">
      <w:r>
        <w:rPr>
          <w:noProof/>
        </w:rPr>
        <w:drawing>
          <wp:inline distT="0" distB="0" distL="0" distR="0" wp14:anchorId="3C0FD61D" wp14:editId="4695E55C">
            <wp:extent cx="5612130" cy="162179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621790"/>
                    </a:xfrm>
                    <a:prstGeom prst="rect">
                      <a:avLst/>
                    </a:prstGeom>
                  </pic:spPr>
                </pic:pic>
              </a:graphicData>
            </a:graphic>
          </wp:inline>
        </w:drawing>
      </w:r>
    </w:p>
    <w:p w14:paraId="076190CF" w14:textId="77777777" w:rsidR="006B122F" w:rsidRDefault="006B122F" w:rsidP="006B122F"/>
    <w:p w14:paraId="435600EE" w14:textId="77777777" w:rsidR="00CB4DD0" w:rsidRDefault="00CB4DD0" w:rsidP="006B122F">
      <w:pPr>
        <w:rPr>
          <w:ins w:id="69" w:author="elkin" w:date="2017-11-02T23:07:00Z"/>
          <w:lang w:eastAsia="ar-SA"/>
        </w:rPr>
      </w:pPr>
    </w:p>
    <w:p w14:paraId="44FD0514" w14:textId="77777777" w:rsidR="006B122F" w:rsidRDefault="006B122F" w:rsidP="006B122F">
      <w:pPr>
        <w:rPr>
          <w:lang w:eastAsia="ar-SA"/>
        </w:rPr>
      </w:pPr>
      <w:r>
        <w:rPr>
          <w:lang w:eastAsia="ar-SA"/>
        </w:rPr>
        <w:t xml:space="preserve">Si </w:t>
      </w:r>
      <w:r w:rsidR="009C5C63">
        <w:rPr>
          <w:lang w:eastAsia="ar-SA"/>
        </w:rPr>
        <w:t>accedemos en el menú docentes</w:t>
      </w:r>
      <w:r>
        <w:rPr>
          <w:lang w:eastAsia="ar-SA"/>
        </w:rPr>
        <w:t xml:space="preserve"> se verá la lista de registros que contiene y  cada registro tiene dos opciones, el botón de la caneca permite eliminar el registro de esa fila y el botón con icono de lápiz permite editar el registro. También existe el botón crear que permite añadir un registro nuevo y se ve  como en la siguiente imagen:</w:t>
      </w:r>
    </w:p>
    <w:p w14:paraId="39B8ACBA" w14:textId="77777777" w:rsidR="009C5C63" w:rsidRDefault="009C5C63" w:rsidP="006B122F">
      <w:pPr>
        <w:rPr>
          <w:lang w:eastAsia="ar-SA"/>
        </w:rPr>
      </w:pPr>
      <w:r>
        <w:rPr>
          <w:noProof/>
        </w:rPr>
        <w:lastRenderedPageBreak/>
        <w:drawing>
          <wp:inline distT="0" distB="0" distL="0" distR="0" wp14:anchorId="7F8CD78E" wp14:editId="59365A52">
            <wp:extent cx="5612130" cy="328168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281680"/>
                    </a:xfrm>
                    <a:prstGeom prst="rect">
                      <a:avLst/>
                    </a:prstGeom>
                  </pic:spPr>
                </pic:pic>
              </a:graphicData>
            </a:graphic>
          </wp:inline>
        </w:drawing>
      </w:r>
    </w:p>
    <w:p w14:paraId="7CC73AF3" w14:textId="77777777" w:rsidR="009C5C63" w:rsidRDefault="009C5C63" w:rsidP="006B122F">
      <w:pPr>
        <w:rPr>
          <w:lang w:eastAsia="ar-SA"/>
        </w:rPr>
      </w:pPr>
    </w:p>
    <w:p w14:paraId="022D8540" w14:textId="77777777" w:rsidR="009C5C63" w:rsidRDefault="009C5C63" w:rsidP="006B122F">
      <w:pPr>
        <w:rPr>
          <w:lang w:eastAsia="ar-SA"/>
        </w:rPr>
      </w:pPr>
      <w:r>
        <w:rPr>
          <w:lang w:eastAsia="ar-SA"/>
        </w:rPr>
        <w:t>El coordinador solo registra la información más relevante del docente, para que pueda acceder a la aplicación.</w:t>
      </w:r>
    </w:p>
    <w:p w14:paraId="275D9D3A" w14:textId="77777777" w:rsidR="009C5C63" w:rsidRDefault="009C5C63" w:rsidP="006B122F">
      <w:pPr>
        <w:rPr>
          <w:lang w:eastAsia="ar-SA"/>
        </w:rPr>
      </w:pPr>
    </w:p>
    <w:p w14:paraId="4D657DA8" w14:textId="77777777" w:rsidR="009C5C63" w:rsidRDefault="009C5C63" w:rsidP="006B122F">
      <w:pPr>
        <w:rPr>
          <w:lang w:eastAsia="ar-SA"/>
        </w:rPr>
      </w:pPr>
    </w:p>
    <w:p w14:paraId="499280BB" w14:textId="77777777" w:rsidR="009C5C63" w:rsidRDefault="009C5C63" w:rsidP="009C5C63">
      <w:pPr>
        <w:rPr>
          <w:lang w:eastAsia="ar-SA"/>
        </w:rPr>
      </w:pPr>
      <w:r>
        <w:rPr>
          <w:lang w:eastAsia="ar-SA"/>
        </w:rPr>
        <w:t>La opción Semanas funciona de igual manera que docente, muestra una lista de  las Semanas del semestre que están registrados y cada registro tiene la posibilidad de editar y borrar, de igual manera ahí un botón para agregar una nueva Semana a la lista.</w:t>
      </w:r>
    </w:p>
    <w:p w14:paraId="14615297" w14:textId="77777777" w:rsidR="00E4666C" w:rsidRDefault="00E4666C" w:rsidP="009C5C63">
      <w:pPr>
        <w:rPr>
          <w:lang w:eastAsia="ar-SA"/>
        </w:rPr>
      </w:pPr>
    </w:p>
    <w:p w14:paraId="74AA175C" w14:textId="77777777" w:rsidR="00E4666C" w:rsidRDefault="00E4666C" w:rsidP="009C5C63">
      <w:pPr>
        <w:rPr>
          <w:lang w:eastAsia="ar-SA"/>
        </w:rPr>
      </w:pPr>
      <w:r>
        <w:rPr>
          <w:noProof/>
        </w:rPr>
        <w:drawing>
          <wp:inline distT="0" distB="0" distL="0" distR="0" wp14:anchorId="1533DFD2" wp14:editId="021E4193">
            <wp:extent cx="5612130" cy="1425575"/>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1425575"/>
                    </a:xfrm>
                    <a:prstGeom prst="rect">
                      <a:avLst/>
                    </a:prstGeom>
                  </pic:spPr>
                </pic:pic>
              </a:graphicData>
            </a:graphic>
          </wp:inline>
        </w:drawing>
      </w:r>
    </w:p>
    <w:p w14:paraId="3C4F2094" w14:textId="77777777" w:rsidR="00E4666C" w:rsidRDefault="00E4666C" w:rsidP="009C5C63">
      <w:pPr>
        <w:rPr>
          <w:lang w:eastAsia="ar-SA"/>
        </w:rPr>
      </w:pPr>
    </w:p>
    <w:p w14:paraId="42A1A6DB" w14:textId="77777777" w:rsidR="00E4666C" w:rsidRDefault="00E4666C" w:rsidP="00E4666C">
      <w:pPr>
        <w:rPr>
          <w:lang w:eastAsia="ar-SA"/>
        </w:rPr>
      </w:pPr>
      <w:r>
        <w:rPr>
          <w:lang w:eastAsia="ar-SA"/>
        </w:rPr>
        <w:t>Para finalizar el módulo de coordinador se encuentra la opción Asignación, esta  cuenta con  la lista de</w:t>
      </w:r>
      <w:r w:rsidR="007B07FD">
        <w:rPr>
          <w:lang w:eastAsia="ar-SA"/>
        </w:rPr>
        <w:t xml:space="preserve"> las horas asignadas a cada docente</w:t>
      </w:r>
      <w:r>
        <w:rPr>
          <w:lang w:eastAsia="ar-SA"/>
        </w:rPr>
        <w:t>,</w:t>
      </w:r>
      <w:r w:rsidR="007B07FD">
        <w:rPr>
          <w:lang w:eastAsia="ar-SA"/>
        </w:rPr>
        <w:t xml:space="preserve"> se ingresa los porcentajes de cada modalidad </w:t>
      </w:r>
      <w:r>
        <w:rPr>
          <w:lang w:eastAsia="ar-SA"/>
        </w:rPr>
        <w:t xml:space="preserve"> </w:t>
      </w:r>
      <w:r w:rsidR="00A83D8C">
        <w:rPr>
          <w:lang w:eastAsia="ar-SA"/>
        </w:rPr>
        <w:t xml:space="preserve">y al darle el botón se calcula por cada docente el porcentaje ingresado para la coordinación, cada celda de la tabla se puede modificar como el coordinador lo desee, la </w:t>
      </w:r>
      <w:r w:rsidR="00A83D8C">
        <w:rPr>
          <w:lang w:eastAsia="ar-SA"/>
        </w:rPr>
        <w:lastRenderedPageBreak/>
        <w:t>única restricción son la suma de las horas por docente y por actividad, no deben pasar el tope indicado a cada una.</w:t>
      </w:r>
    </w:p>
    <w:p w14:paraId="4E8AF846" w14:textId="77777777" w:rsidR="00E4666C" w:rsidRDefault="00E4666C" w:rsidP="009C5C63">
      <w:pPr>
        <w:rPr>
          <w:lang w:eastAsia="ar-SA"/>
        </w:rPr>
      </w:pPr>
    </w:p>
    <w:p w14:paraId="446371AB" w14:textId="77777777" w:rsidR="007B07FD" w:rsidRDefault="007B07FD" w:rsidP="009C5C63">
      <w:pPr>
        <w:rPr>
          <w:lang w:eastAsia="ar-SA"/>
        </w:rPr>
      </w:pPr>
      <w:r>
        <w:rPr>
          <w:noProof/>
        </w:rPr>
        <w:drawing>
          <wp:inline distT="0" distB="0" distL="0" distR="0" wp14:anchorId="5DC6666A" wp14:editId="1F53CB53">
            <wp:extent cx="5612130" cy="2423795"/>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2423795"/>
                    </a:xfrm>
                    <a:prstGeom prst="rect">
                      <a:avLst/>
                    </a:prstGeom>
                  </pic:spPr>
                </pic:pic>
              </a:graphicData>
            </a:graphic>
          </wp:inline>
        </w:drawing>
      </w:r>
    </w:p>
    <w:p w14:paraId="360C779A" w14:textId="77777777" w:rsidR="009C5C63" w:rsidRDefault="009C5C63" w:rsidP="006B122F">
      <w:pPr>
        <w:rPr>
          <w:lang w:eastAsia="ar-SA"/>
        </w:rPr>
      </w:pPr>
    </w:p>
    <w:p w14:paraId="1755178E" w14:textId="77777777" w:rsidR="006B122F" w:rsidDel="00CB4DD0" w:rsidRDefault="006B122F" w:rsidP="006B122F">
      <w:pPr>
        <w:rPr>
          <w:del w:id="70" w:author="elkin" w:date="2017-11-02T23:07:00Z"/>
        </w:rPr>
      </w:pPr>
    </w:p>
    <w:p w14:paraId="36755670" w14:textId="556E9562" w:rsidR="006B122F" w:rsidDel="00CB4DD0" w:rsidRDefault="006B122F" w:rsidP="00A83D8C">
      <w:pPr>
        <w:jc w:val="right"/>
        <w:rPr>
          <w:del w:id="71" w:author="elkin" w:date="2017-11-02T23:07:00Z"/>
        </w:rPr>
      </w:pPr>
    </w:p>
    <w:p w14:paraId="4E81D4D6" w14:textId="0E65B229" w:rsidR="00A83D8C" w:rsidDel="00CB4DD0" w:rsidRDefault="00A83D8C" w:rsidP="00A83D8C">
      <w:pPr>
        <w:jc w:val="right"/>
        <w:rPr>
          <w:del w:id="72" w:author="elkin" w:date="2017-11-02T23:07:00Z"/>
        </w:rPr>
      </w:pPr>
    </w:p>
    <w:p w14:paraId="65CF00E3" w14:textId="6E709566" w:rsidR="00A83D8C" w:rsidDel="00CB4DD0" w:rsidRDefault="00A83D8C" w:rsidP="00A83D8C">
      <w:pPr>
        <w:jc w:val="right"/>
        <w:rPr>
          <w:del w:id="73" w:author="elkin" w:date="2017-11-02T23:07:00Z"/>
        </w:rPr>
      </w:pPr>
    </w:p>
    <w:p w14:paraId="5161FAED" w14:textId="70206755" w:rsidR="00A83D8C" w:rsidDel="00CB4DD0" w:rsidRDefault="00A83D8C" w:rsidP="00A83D8C">
      <w:pPr>
        <w:jc w:val="right"/>
        <w:rPr>
          <w:del w:id="74" w:author="elkin" w:date="2017-11-02T23:07:00Z"/>
        </w:rPr>
      </w:pPr>
    </w:p>
    <w:p w14:paraId="36E4369B" w14:textId="26291CB2" w:rsidR="00A83D8C" w:rsidDel="00CB4DD0" w:rsidRDefault="00A83D8C" w:rsidP="00A83D8C">
      <w:pPr>
        <w:jc w:val="right"/>
        <w:rPr>
          <w:del w:id="75" w:author="elkin" w:date="2017-11-02T23:07:00Z"/>
        </w:rPr>
      </w:pPr>
    </w:p>
    <w:p w14:paraId="6C0FB059" w14:textId="123E9309" w:rsidR="00A83D8C" w:rsidDel="00CB4DD0" w:rsidRDefault="00A83D8C" w:rsidP="00A83D8C">
      <w:pPr>
        <w:jc w:val="right"/>
        <w:rPr>
          <w:del w:id="76" w:author="elkin" w:date="2017-11-02T23:07:00Z"/>
        </w:rPr>
      </w:pPr>
    </w:p>
    <w:p w14:paraId="30ED3095" w14:textId="77777777" w:rsidR="00A83D8C" w:rsidRPr="00DC5B31" w:rsidRDefault="00A83D8C" w:rsidP="00A83D8C">
      <w:pPr>
        <w:pStyle w:val="Ttulo3"/>
        <w:rPr>
          <w:lang w:eastAsia="ar-SA"/>
        </w:rPr>
      </w:pPr>
      <w:bookmarkStart w:id="77" w:name="_Toc435465230"/>
      <w:r w:rsidRPr="00DC5B31">
        <w:rPr>
          <w:lang w:eastAsia="ar-SA"/>
        </w:rPr>
        <w:t>Modulo Docentes</w:t>
      </w:r>
      <w:bookmarkEnd w:id="77"/>
    </w:p>
    <w:p w14:paraId="166D8D7D" w14:textId="77777777" w:rsidR="00A83D8C" w:rsidRDefault="00A83D8C" w:rsidP="00A83D8C">
      <w:pPr>
        <w:rPr>
          <w:lang w:eastAsia="ar-SA"/>
        </w:rPr>
      </w:pPr>
      <w:r>
        <w:rPr>
          <w:lang w:eastAsia="ar-SA"/>
        </w:rPr>
        <w:t>En este módulo se  encuentra la opci</w:t>
      </w:r>
      <w:r w:rsidR="00C40F8D">
        <w:rPr>
          <w:lang w:eastAsia="ar-SA"/>
        </w:rPr>
        <w:t>ón  de  Actividades, Productos, Horario, Perfil y Reportes</w:t>
      </w:r>
      <w:r>
        <w:rPr>
          <w:lang w:eastAsia="ar-SA"/>
        </w:rPr>
        <w:t>.</w:t>
      </w:r>
    </w:p>
    <w:p w14:paraId="03D9A139" w14:textId="77777777" w:rsidR="00C40F8D" w:rsidRDefault="00A83D8C">
      <w:pPr>
        <w:spacing w:line="276" w:lineRule="auto"/>
        <w:jc w:val="left"/>
        <w:rPr>
          <w:sz w:val="24"/>
          <w:szCs w:val="24"/>
        </w:rPr>
      </w:pPr>
      <w:r>
        <w:rPr>
          <w:noProof/>
        </w:rPr>
        <w:drawing>
          <wp:inline distT="0" distB="0" distL="0" distR="0" wp14:anchorId="6CABFF53" wp14:editId="1D6EFAA1">
            <wp:extent cx="5612130" cy="2571115"/>
            <wp:effectExtent l="0" t="0" r="762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571115"/>
                    </a:xfrm>
                    <a:prstGeom prst="rect">
                      <a:avLst/>
                    </a:prstGeom>
                  </pic:spPr>
                </pic:pic>
              </a:graphicData>
            </a:graphic>
          </wp:inline>
        </w:drawing>
      </w:r>
    </w:p>
    <w:p w14:paraId="059B86DB" w14:textId="77777777" w:rsidR="00CB4DD0" w:rsidRDefault="00CB4DD0">
      <w:pPr>
        <w:spacing w:line="276" w:lineRule="auto"/>
        <w:jc w:val="left"/>
        <w:rPr>
          <w:ins w:id="78" w:author="elkin" w:date="2017-11-02T23:08:00Z"/>
        </w:rPr>
      </w:pPr>
    </w:p>
    <w:p w14:paraId="4F0AACA5" w14:textId="77777777" w:rsidR="00C40F8D" w:rsidRDefault="00C40F8D">
      <w:pPr>
        <w:spacing w:line="276" w:lineRule="auto"/>
        <w:jc w:val="left"/>
      </w:pPr>
      <w:r w:rsidRPr="00C40F8D">
        <w:t>En la opción de ac</w:t>
      </w:r>
      <w:r>
        <w:t>tividades se encuentra algo similar  a esto:</w:t>
      </w:r>
    </w:p>
    <w:p w14:paraId="678E24D5" w14:textId="77777777" w:rsidR="00C40F8D" w:rsidRDefault="00C40F8D">
      <w:pPr>
        <w:spacing w:line="276" w:lineRule="auto"/>
        <w:jc w:val="left"/>
      </w:pPr>
      <w:r>
        <w:rPr>
          <w:noProof/>
        </w:rPr>
        <w:lastRenderedPageBreak/>
        <w:drawing>
          <wp:inline distT="0" distB="0" distL="0" distR="0" wp14:anchorId="4591C67C" wp14:editId="04784E47">
            <wp:extent cx="5612130" cy="150558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1505585"/>
                    </a:xfrm>
                    <a:prstGeom prst="rect">
                      <a:avLst/>
                    </a:prstGeom>
                  </pic:spPr>
                </pic:pic>
              </a:graphicData>
            </a:graphic>
          </wp:inline>
        </w:drawing>
      </w:r>
    </w:p>
    <w:p w14:paraId="5327F8FD" w14:textId="77777777" w:rsidR="00C40F8D" w:rsidRDefault="00C40F8D">
      <w:pPr>
        <w:spacing w:line="276" w:lineRule="auto"/>
        <w:jc w:val="left"/>
      </w:pPr>
    </w:p>
    <w:p w14:paraId="3F87D42F" w14:textId="77777777" w:rsidR="00C40F8D" w:rsidRDefault="00C40F8D" w:rsidP="00C40F8D">
      <w:pPr>
        <w:rPr>
          <w:lang w:eastAsia="ar-SA"/>
        </w:rPr>
      </w:pPr>
      <w:r>
        <w:rPr>
          <w:lang w:eastAsia="ar-SA"/>
        </w:rPr>
        <w:t>En esta sección se encuentra la lista de actividades que ha registrado el docente, un botón para crear y  junto a cada registro la opción de borrar y editar, las cuales son representadas por el icono de la caneca y el lápiz respectivamente.</w:t>
      </w:r>
    </w:p>
    <w:p w14:paraId="58E3D37C" w14:textId="77777777" w:rsidR="00C40F8D" w:rsidRDefault="00C40F8D" w:rsidP="00C40F8D">
      <w:pPr>
        <w:rPr>
          <w:lang w:eastAsia="ar-SA"/>
        </w:rPr>
      </w:pPr>
    </w:p>
    <w:p w14:paraId="37350FAB" w14:textId="77777777" w:rsidR="00C40F8D" w:rsidRDefault="00C40F8D" w:rsidP="00C40F8D">
      <w:pPr>
        <w:rPr>
          <w:lang w:eastAsia="ar-SA"/>
        </w:rPr>
      </w:pPr>
      <w:r>
        <w:rPr>
          <w:lang w:eastAsia="ar-SA"/>
        </w:rPr>
        <w:t>En la sección de Productos aparecerá de igual manera que en actividades un botón que permite crear y junto a cada registro de la lista las opciones para borrar y editar.</w:t>
      </w:r>
    </w:p>
    <w:p w14:paraId="09A6E1E0" w14:textId="77777777" w:rsidR="00C40F8D" w:rsidRDefault="00C40F8D">
      <w:pPr>
        <w:spacing w:line="276" w:lineRule="auto"/>
        <w:jc w:val="left"/>
      </w:pPr>
    </w:p>
    <w:p w14:paraId="0CFF4E99" w14:textId="77777777" w:rsidR="00C40F8D" w:rsidRDefault="00C40F8D">
      <w:pPr>
        <w:spacing w:line="276" w:lineRule="auto"/>
        <w:jc w:val="left"/>
      </w:pPr>
      <w:r>
        <w:rPr>
          <w:noProof/>
        </w:rPr>
        <w:drawing>
          <wp:inline distT="0" distB="0" distL="0" distR="0" wp14:anchorId="165FBB5C" wp14:editId="71A3696C">
            <wp:extent cx="5612130" cy="1214120"/>
            <wp:effectExtent l="0" t="0" r="762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1214120"/>
                    </a:xfrm>
                    <a:prstGeom prst="rect">
                      <a:avLst/>
                    </a:prstGeom>
                  </pic:spPr>
                </pic:pic>
              </a:graphicData>
            </a:graphic>
          </wp:inline>
        </w:drawing>
      </w:r>
    </w:p>
    <w:p w14:paraId="6FFAEAF5" w14:textId="77777777" w:rsidR="00CB4DD0" w:rsidRDefault="00CB4DD0" w:rsidP="00C40F8D">
      <w:pPr>
        <w:rPr>
          <w:lang w:eastAsia="ar-SA"/>
        </w:rPr>
      </w:pPr>
    </w:p>
    <w:p w14:paraId="19662DCE" w14:textId="77777777" w:rsidR="00CB4DD0" w:rsidRDefault="00CB4DD0" w:rsidP="00C40F8D">
      <w:pPr>
        <w:rPr>
          <w:lang w:eastAsia="ar-SA"/>
        </w:rPr>
      </w:pPr>
    </w:p>
    <w:p w14:paraId="3976F58F" w14:textId="77777777" w:rsidR="00C40F8D" w:rsidRDefault="00C40F8D" w:rsidP="00C40F8D">
      <w:pPr>
        <w:rPr>
          <w:lang w:eastAsia="ar-SA"/>
        </w:rPr>
      </w:pPr>
      <w:r>
        <w:rPr>
          <w:lang w:eastAsia="ar-SA"/>
        </w:rPr>
        <w:t>En la sección de  Horario se encontrara una variación con respecto a las anteriores, esta contiene un horario de lunes a sábado  con horas que permite registrar las clases  que realiza el docente.</w:t>
      </w:r>
    </w:p>
    <w:p w14:paraId="7FF7E5D7" w14:textId="77777777" w:rsidR="00CB4DD0" w:rsidRDefault="00CB4DD0" w:rsidP="00C40F8D">
      <w:pPr>
        <w:rPr>
          <w:lang w:eastAsia="ar-SA"/>
        </w:rPr>
      </w:pPr>
    </w:p>
    <w:p w14:paraId="08149A0A" w14:textId="77777777" w:rsidR="00CB4DD0" w:rsidRDefault="00CB4DD0" w:rsidP="00C40F8D">
      <w:pPr>
        <w:rPr>
          <w:lang w:eastAsia="ar-SA"/>
        </w:rPr>
      </w:pPr>
    </w:p>
    <w:p w14:paraId="4B5F040B" w14:textId="77777777" w:rsidR="004B5946" w:rsidRDefault="00C40F8D" w:rsidP="00C40F8D">
      <w:pPr>
        <w:rPr>
          <w:lang w:eastAsia="ar-SA"/>
        </w:rPr>
      </w:pPr>
      <w:r>
        <w:rPr>
          <w:noProof/>
        </w:rPr>
        <w:lastRenderedPageBreak/>
        <w:drawing>
          <wp:inline distT="0" distB="0" distL="0" distR="0" wp14:anchorId="0F349179" wp14:editId="6EBD972F">
            <wp:extent cx="5612130" cy="225044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2130" cy="2250440"/>
                    </a:xfrm>
                    <a:prstGeom prst="rect">
                      <a:avLst/>
                    </a:prstGeom>
                  </pic:spPr>
                </pic:pic>
              </a:graphicData>
            </a:graphic>
          </wp:inline>
        </w:drawing>
      </w:r>
    </w:p>
    <w:p w14:paraId="6439572C" w14:textId="77777777" w:rsidR="00CB4DD0" w:rsidRDefault="00CB4DD0" w:rsidP="00C40F8D">
      <w:pPr>
        <w:rPr>
          <w:lang w:eastAsia="ar-SA"/>
        </w:rPr>
      </w:pPr>
    </w:p>
    <w:p w14:paraId="06D22CBF" w14:textId="77777777" w:rsidR="00CB4DD0" w:rsidRDefault="00CB4DD0" w:rsidP="00C40F8D">
      <w:pPr>
        <w:rPr>
          <w:lang w:eastAsia="ar-SA"/>
        </w:rPr>
      </w:pPr>
    </w:p>
    <w:p w14:paraId="23B74EB6" w14:textId="172AF051" w:rsidR="00C40F8D" w:rsidRDefault="00C40F8D" w:rsidP="00C40F8D">
      <w:pPr>
        <w:rPr>
          <w:lang w:eastAsia="ar-SA"/>
        </w:rPr>
      </w:pPr>
      <w:commentRangeStart w:id="79"/>
      <w:r>
        <w:rPr>
          <w:lang w:eastAsia="ar-SA"/>
        </w:rPr>
        <w:t xml:space="preserve">Cuanto  se  hace clic </w:t>
      </w:r>
      <w:r w:rsidR="00FB1C40">
        <w:rPr>
          <w:lang w:eastAsia="ar-SA"/>
        </w:rPr>
        <w:t>a la palabra asignar</w:t>
      </w:r>
      <w:r>
        <w:rPr>
          <w:lang w:eastAsia="ar-SA"/>
        </w:rPr>
        <w:t xml:space="preserve"> aparecerá la siguiente ventana:</w:t>
      </w:r>
      <w:commentRangeEnd w:id="79"/>
      <w:r w:rsidR="00CB4DD0">
        <w:rPr>
          <w:rStyle w:val="Refdecomentario"/>
        </w:rPr>
        <w:commentReference w:id="79"/>
      </w:r>
    </w:p>
    <w:p w14:paraId="4A5354D6" w14:textId="77777777" w:rsidR="00FB1C40" w:rsidRDefault="00FB1C40" w:rsidP="00C40F8D">
      <w:pPr>
        <w:rPr>
          <w:lang w:eastAsia="ar-SA"/>
        </w:rPr>
      </w:pPr>
      <w:r>
        <w:rPr>
          <w:noProof/>
        </w:rPr>
        <w:drawing>
          <wp:inline distT="0" distB="0" distL="0" distR="0" wp14:anchorId="04689047" wp14:editId="3A739630">
            <wp:extent cx="4772025" cy="36004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72025" cy="3600450"/>
                    </a:xfrm>
                    <a:prstGeom prst="rect">
                      <a:avLst/>
                    </a:prstGeom>
                  </pic:spPr>
                </pic:pic>
              </a:graphicData>
            </a:graphic>
          </wp:inline>
        </w:drawing>
      </w:r>
    </w:p>
    <w:p w14:paraId="79EA82D6" w14:textId="77777777" w:rsidR="00FB1C40" w:rsidRDefault="00FB1C40" w:rsidP="00C40F8D">
      <w:pPr>
        <w:rPr>
          <w:lang w:eastAsia="ar-SA"/>
        </w:rPr>
      </w:pPr>
    </w:p>
    <w:p w14:paraId="34AA3791" w14:textId="77777777" w:rsidR="00FB1C40" w:rsidRDefault="00FB1C40" w:rsidP="00FB1C40">
      <w:pPr>
        <w:rPr>
          <w:lang w:eastAsia="ar-SA"/>
        </w:rPr>
      </w:pPr>
      <w:r>
        <w:rPr>
          <w:lang w:eastAsia="ar-SA"/>
        </w:rPr>
        <w:t>En ella podrá seleccionar la actividad y la convención que se hará en la hora y el día asignado.</w:t>
      </w:r>
    </w:p>
    <w:p w14:paraId="012277D7" w14:textId="77777777" w:rsidR="00FB1C40" w:rsidRDefault="00FB1C40" w:rsidP="00FB1C40">
      <w:pPr>
        <w:rPr>
          <w:lang w:eastAsia="ar-SA"/>
        </w:rPr>
      </w:pPr>
    </w:p>
    <w:p w14:paraId="225C357E" w14:textId="77777777" w:rsidR="00FB1C40" w:rsidRDefault="00FB1C40" w:rsidP="00FB1C40">
      <w:pPr>
        <w:rPr>
          <w:lang w:eastAsia="ar-SA"/>
        </w:rPr>
      </w:pPr>
      <w:commentRangeStart w:id="80"/>
      <w:r>
        <w:rPr>
          <w:lang w:eastAsia="ar-SA"/>
        </w:rPr>
        <w:lastRenderedPageBreak/>
        <w:t>En la opción perfil se encuentran los datos relacionados con la información del docente, esta se divide en dos secciones, una es la información personal del docente</w:t>
      </w:r>
      <w:r w:rsidR="000D3202">
        <w:rPr>
          <w:lang w:eastAsia="ar-SA"/>
        </w:rPr>
        <w:t>.</w:t>
      </w:r>
      <w:commentRangeEnd w:id="80"/>
      <w:r w:rsidR="00CB4DD0">
        <w:rPr>
          <w:rStyle w:val="Refdecomentario"/>
        </w:rPr>
        <w:commentReference w:id="80"/>
      </w:r>
    </w:p>
    <w:p w14:paraId="13A00F83" w14:textId="77777777" w:rsidR="00CB4DD0" w:rsidRDefault="00CB4DD0" w:rsidP="00FB1C40">
      <w:pPr>
        <w:rPr>
          <w:lang w:eastAsia="ar-SA"/>
        </w:rPr>
      </w:pPr>
    </w:p>
    <w:p w14:paraId="467CFA11" w14:textId="77777777" w:rsidR="000D3202" w:rsidRDefault="000D3202" w:rsidP="00FB1C40">
      <w:pPr>
        <w:rPr>
          <w:lang w:eastAsia="ar-SA"/>
        </w:rPr>
      </w:pPr>
      <w:r>
        <w:rPr>
          <w:noProof/>
        </w:rPr>
        <w:drawing>
          <wp:inline distT="0" distB="0" distL="0" distR="0" wp14:anchorId="7F557139" wp14:editId="0BE583FB">
            <wp:extent cx="5612130" cy="2695575"/>
            <wp:effectExtent l="0" t="0" r="762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2695575"/>
                    </a:xfrm>
                    <a:prstGeom prst="rect">
                      <a:avLst/>
                    </a:prstGeom>
                  </pic:spPr>
                </pic:pic>
              </a:graphicData>
            </a:graphic>
          </wp:inline>
        </w:drawing>
      </w:r>
    </w:p>
    <w:p w14:paraId="4392349B" w14:textId="1A35AF78" w:rsidR="000D3202" w:rsidRDefault="000D3202" w:rsidP="00FB1C40">
      <w:pPr>
        <w:rPr>
          <w:lang w:eastAsia="ar-SA"/>
        </w:rPr>
      </w:pPr>
      <w:r>
        <w:rPr>
          <w:lang w:eastAsia="ar-SA"/>
        </w:rPr>
        <w:t xml:space="preserve">La otra parte es la información </w:t>
      </w:r>
      <w:r w:rsidR="00CB4DD0">
        <w:rPr>
          <w:lang w:eastAsia="ar-SA"/>
        </w:rPr>
        <w:t>académica</w:t>
      </w:r>
      <w:r>
        <w:rPr>
          <w:lang w:eastAsia="ar-SA"/>
        </w:rPr>
        <w:t xml:space="preserve">, la experiencia, la producción </w:t>
      </w:r>
      <w:r w:rsidR="00CB4DD0">
        <w:rPr>
          <w:lang w:eastAsia="ar-SA"/>
        </w:rPr>
        <w:t>intelectual</w:t>
      </w:r>
      <w:r>
        <w:rPr>
          <w:lang w:eastAsia="ar-SA"/>
        </w:rPr>
        <w:t xml:space="preserve"> e investigativa, la socialización de la investigación y la participación en eventos </w:t>
      </w:r>
      <w:r w:rsidR="00CB4DD0">
        <w:rPr>
          <w:lang w:eastAsia="ar-SA"/>
        </w:rPr>
        <w:t>culturales</w:t>
      </w:r>
      <w:r>
        <w:rPr>
          <w:lang w:eastAsia="ar-SA"/>
        </w:rPr>
        <w:t xml:space="preserve"> o deportivos. Cada opción es despegable y en cada una de ellas se </w:t>
      </w:r>
      <w:r w:rsidR="00CB4DD0">
        <w:rPr>
          <w:lang w:eastAsia="ar-SA"/>
        </w:rPr>
        <w:t>encuentra</w:t>
      </w:r>
      <w:r>
        <w:rPr>
          <w:lang w:eastAsia="ar-SA"/>
        </w:rPr>
        <w:t xml:space="preserve"> un listado de los registros, el botón para agregar uno nuevo y los botones de eliminar o editar respectivamente.</w:t>
      </w:r>
    </w:p>
    <w:p w14:paraId="5AF8F8F8" w14:textId="77777777" w:rsidR="000D3202" w:rsidRDefault="000D3202" w:rsidP="00FB1C40">
      <w:pPr>
        <w:rPr>
          <w:lang w:eastAsia="ar-SA"/>
        </w:rPr>
      </w:pPr>
    </w:p>
    <w:p w14:paraId="1C743A0E" w14:textId="77777777" w:rsidR="000D3202" w:rsidRDefault="000D3202" w:rsidP="00FB1C40">
      <w:pPr>
        <w:rPr>
          <w:lang w:eastAsia="ar-SA"/>
        </w:rPr>
      </w:pPr>
      <w:r>
        <w:rPr>
          <w:noProof/>
        </w:rPr>
        <w:drawing>
          <wp:inline distT="0" distB="0" distL="0" distR="0" wp14:anchorId="7F04F9CA" wp14:editId="7CEFB0C4">
            <wp:extent cx="5612130" cy="199263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2130" cy="1992630"/>
                    </a:xfrm>
                    <a:prstGeom prst="rect">
                      <a:avLst/>
                    </a:prstGeom>
                  </pic:spPr>
                </pic:pic>
              </a:graphicData>
            </a:graphic>
          </wp:inline>
        </w:drawing>
      </w:r>
    </w:p>
    <w:p w14:paraId="31E3FD82" w14:textId="77777777" w:rsidR="000D3202" w:rsidRDefault="000D3202" w:rsidP="00FB1C40">
      <w:pPr>
        <w:rPr>
          <w:lang w:eastAsia="ar-SA"/>
        </w:rPr>
      </w:pPr>
    </w:p>
    <w:p w14:paraId="12813693" w14:textId="77777777" w:rsidR="000D3202" w:rsidRDefault="000D3202" w:rsidP="00FB1C40">
      <w:pPr>
        <w:rPr>
          <w:lang w:eastAsia="ar-SA"/>
        </w:rPr>
      </w:pPr>
    </w:p>
    <w:p w14:paraId="021770C9" w14:textId="18993BDA" w:rsidR="000D3202" w:rsidRDefault="000D3202" w:rsidP="00FB1C40">
      <w:pPr>
        <w:rPr>
          <w:lang w:eastAsia="ar-SA"/>
        </w:rPr>
      </w:pPr>
      <w:r>
        <w:rPr>
          <w:lang w:eastAsia="ar-SA"/>
        </w:rPr>
        <w:t xml:space="preserve">Para finalizar el menú se encuentra la opción de reportes donde se podrá exportar en </w:t>
      </w:r>
      <w:r w:rsidR="00CB4DD0">
        <w:rPr>
          <w:lang w:eastAsia="ar-SA"/>
        </w:rPr>
        <w:t xml:space="preserve">formato </w:t>
      </w:r>
      <w:proofErr w:type="spellStart"/>
      <w:r>
        <w:rPr>
          <w:lang w:eastAsia="ar-SA"/>
        </w:rPr>
        <w:t>pdf</w:t>
      </w:r>
      <w:proofErr w:type="spellEnd"/>
      <w:r>
        <w:rPr>
          <w:lang w:eastAsia="ar-SA"/>
        </w:rPr>
        <w:t xml:space="preserve"> el reporte RDC-54 y el RDC-26, con la información suministrada anteriormente por el docente.</w:t>
      </w:r>
    </w:p>
    <w:p w14:paraId="584E7827" w14:textId="77777777" w:rsidR="000D3202" w:rsidRDefault="000D3202" w:rsidP="00FB1C40">
      <w:pPr>
        <w:rPr>
          <w:lang w:eastAsia="ar-SA"/>
        </w:rPr>
      </w:pPr>
    </w:p>
    <w:p w14:paraId="556465A8" w14:textId="3422A9C4" w:rsidR="000D3202" w:rsidRDefault="000D3202" w:rsidP="00FB1C40">
      <w:pPr>
        <w:rPr>
          <w:lang w:eastAsia="ar-SA"/>
        </w:rPr>
      </w:pPr>
      <w:r>
        <w:rPr>
          <w:lang w:eastAsia="ar-SA"/>
        </w:rPr>
        <w:t xml:space="preserve">Por </w:t>
      </w:r>
      <w:r w:rsidR="00CB4DD0">
        <w:rPr>
          <w:lang w:eastAsia="ar-SA"/>
        </w:rPr>
        <w:t>último</w:t>
      </w:r>
      <w:r>
        <w:rPr>
          <w:lang w:eastAsia="ar-SA"/>
        </w:rPr>
        <w:t xml:space="preserve"> el docente cierra sesión con la opción ubicada  </w:t>
      </w:r>
      <w:proofErr w:type="gramStart"/>
      <w:r>
        <w:rPr>
          <w:lang w:eastAsia="ar-SA"/>
        </w:rPr>
        <w:t>al</w:t>
      </w:r>
      <w:proofErr w:type="gramEnd"/>
      <w:r>
        <w:rPr>
          <w:lang w:eastAsia="ar-SA"/>
        </w:rPr>
        <w:t xml:space="preserve"> aparte izquierda de la aplicación</w:t>
      </w:r>
      <w:r w:rsidR="00CB4DD0">
        <w:rPr>
          <w:lang w:eastAsia="ar-SA"/>
        </w:rPr>
        <w:t>.</w:t>
      </w:r>
    </w:p>
    <w:p w14:paraId="47E1951F" w14:textId="77777777" w:rsidR="00CB4DD0" w:rsidRDefault="00CB4DD0" w:rsidP="00FB1C40">
      <w:pPr>
        <w:rPr>
          <w:lang w:eastAsia="ar-SA"/>
        </w:rPr>
      </w:pPr>
    </w:p>
    <w:p w14:paraId="079CC7AF" w14:textId="77777777" w:rsidR="000D3202" w:rsidRDefault="000D3202" w:rsidP="00FB1C40">
      <w:pPr>
        <w:rPr>
          <w:lang w:eastAsia="ar-SA"/>
        </w:rPr>
      </w:pPr>
      <w:r>
        <w:rPr>
          <w:noProof/>
        </w:rPr>
        <w:drawing>
          <wp:inline distT="0" distB="0" distL="0" distR="0" wp14:anchorId="125D4F1C" wp14:editId="20B09B0C">
            <wp:extent cx="5612130" cy="375285"/>
            <wp:effectExtent l="0" t="0" r="762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375285"/>
                    </a:xfrm>
                    <a:prstGeom prst="rect">
                      <a:avLst/>
                    </a:prstGeom>
                  </pic:spPr>
                </pic:pic>
              </a:graphicData>
            </a:graphic>
          </wp:inline>
        </w:drawing>
      </w:r>
    </w:p>
    <w:p w14:paraId="24A53C66" w14:textId="77777777" w:rsidR="000D3202" w:rsidRDefault="000D3202" w:rsidP="00FB1C40">
      <w:pPr>
        <w:rPr>
          <w:lang w:eastAsia="ar-SA"/>
        </w:rPr>
      </w:pPr>
    </w:p>
    <w:p w14:paraId="720AD4E4" w14:textId="77777777" w:rsidR="000D3202" w:rsidRDefault="000D3202" w:rsidP="00FB1C40">
      <w:pPr>
        <w:rPr>
          <w:lang w:eastAsia="ar-SA"/>
        </w:rPr>
      </w:pPr>
      <w:commentRangeStart w:id="81"/>
      <w:r>
        <w:rPr>
          <w:lang w:eastAsia="ar-SA"/>
        </w:rPr>
        <w:t>FALTA CREAR EL PERFIL DEL AUDITOR</w:t>
      </w:r>
      <w:commentRangeEnd w:id="81"/>
      <w:r w:rsidR="00CB4DD0">
        <w:rPr>
          <w:rStyle w:val="Refdecomentario"/>
        </w:rPr>
        <w:commentReference w:id="81"/>
      </w:r>
    </w:p>
    <w:p w14:paraId="249625BE" w14:textId="77777777" w:rsidR="00FB1C40" w:rsidRDefault="00FB1C40" w:rsidP="00C40F8D">
      <w:pPr>
        <w:rPr>
          <w:lang w:eastAsia="ar-SA"/>
        </w:rPr>
      </w:pPr>
    </w:p>
    <w:p w14:paraId="2F32A7B1" w14:textId="77777777" w:rsidR="003F1952" w:rsidRPr="00C40F8D" w:rsidRDefault="000C1B85">
      <w:pPr>
        <w:spacing w:line="276" w:lineRule="auto"/>
        <w:jc w:val="left"/>
      </w:pPr>
      <w:r w:rsidRPr="00C40F8D">
        <w:br w:type="page"/>
      </w:r>
    </w:p>
    <w:p w14:paraId="4557F795" w14:textId="77777777" w:rsidR="00C40F8D" w:rsidRDefault="00C40F8D">
      <w:pPr>
        <w:spacing w:line="276" w:lineRule="auto"/>
        <w:jc w:val="left"/>
        <w:rPr>
          <w:sz w:val="24"/>
          <w:szCs w:val="24"/>
        </w:rPr>
      </w:pPr>
    </w:p>
    <w:p w14:paraId="5AC1F781" w14:textId="77777777" w:rsidR="00C40F8D" w:rsidRPr="00C661D5" w:rsidRDefault="00C40F8D">
      <w:pPr>
        <w:spacing w:line="276" w:lineRule="auto"/>
        <w:jc w:val="left"/>
        <w:rPr>
          <w:sz w:val="24"/>
          <w:szCs w:val="24"/>
        </w:rPr>
        <w:sectPr w:rsidR="00C40F8D" w:rsidRPr="00C661D5">
          <w:type w:val="continuous"/>
          <w:pgSz w:w="12240" w:h="15840"/>
          <w:pgMar w:top="1701" w:right="1701" w:bottom="1701" w:left="1701" w:header="0" w:footer="720" w:gutter="0"/>
          <w:cols w:space="720"/>
        </w:sectPr>
      </w:pPr>
    </w:p>
    <w:p w14:paraId="5E40EAAD" w14:textId="77777777" w:rsidR="003F1952" w:rsidRPr="00C661D5" w:rsidRDefault="000C1B85">
      <w:pPr>
        <w:pStyle w:val="Ttulo1"/>
        <w:numPr>
          <w:ilvl w:val="0"/>
          <w:numId w:val="11"/>
        </w:numPr>
        <w:ind w:hanging="432"/>
        <w:rPr>
          <w:b w:val="0"/>
        </w:rPr>
      </w:pPr>
      <w:bookmarkStart w:id="83" w:name="_Toc487057298"/>
      <w:r w:rsidRPr="00C661D5">
        <w:lastRenderedPageBreak/>
        <w:t>RESULTADOS</w:t>
      </w:r>
      <w:bookmarkEnd w:id="83"/>
    </w:p>
    <w:p w14:paraId="7B77CE61" w14:textId="77777777" w:rsidR="003F1952" w:rsidRPr="00C661D5" w:rsidRDefault="000C1B85">
      <w:pPr>
        <w:rPr>
          <w:color w:val="A6A6A6"/>
          <w:sz w:val="24"/>
          <w:szCs w:val="24"/>
        </w:rPr>
      </w:pPr>
      <w:r w:rsidRPr="00C661D5">
        <w:rPr>
          <w:color w:val="A6A6A6"/>
          <w:sz w:val="24"/>
          <w:szCs w:val="24"/>
        </w:rPr>
        <w:t>En esta sección se detallan específicamente cuales fueron los resultados obtenidos en la ejecución del trabajo de grado, documentando cada una de las pruebas y tabulando o graficando si es necesario, los datos obtenidos como respuesta a la solución de la problemática. Además de documentar los resultados, se debe realizar un análisis de los mismos planteando cualitativa o cuantitativamente el éxito del trabajo realizado.</w:t>
      </w:r>
    </w:p>
    <w:p w14:paraId="3E354FC8" w14:textId="77777777" w:rsidR="003F1952" w:rsidRPr="00C661D5" w:rsidRDefault="003F1952">
      <w:pPr>
        <w:rPr>
          <w:color w:val="A6A6A6"/>
          <w:sz w:val="24"/>
          <w:szCs w:val="24"/>
        </w:rPr>
      </w:pPr>
    </w:p>
    <w:p w14:paraId="1E427EE7" w14:textId="77777777" w:rsidR="003F1952" w:rsidRPr="00C661D5" w:rsidRDefault="003F1952">
      <w:pPr>
        <w:rPr>
          <w:color w:val="A6A6A6"/>
          <w:sz w:val="24"/>
          <w:szCs w:val="24"/>
        </w:rPr>
      </w:pPr>
    </w:p>
    <w:p w14:paraId="780B3630" w14:textId="77777777" w:rsidR="003F1952" w:rsidRPr="00C661D5" w:rsidRDefault="003F1952">
      <w:pPr>
        <w:rPr>
          <w:color w:val="A6A6A6"/>
          <w:sz w:val="24"/>
          <w:szCs w:val="24"/>
        </w:rPr>
      </w:pPr>
    </w:p>
    <w:p w14:paraId="612ABA35" w14:textId="77777777" w:rsidR="003F1952" w:rsidRPr="00C661D5" w:rsidRDefault="000C1B85">
      <w:pPr>
        <w:spacing w:line="276" w:lineRule="auto"/>
        <w:jc w:val="left"/>
        <w:rPr>
          <w:color w:val="A6A6A6"/>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F367D50" w14:textId="77777777" w:rsidR="003F1952" w:rsidRPr="00C661D5" w:rsidRDefault="000C1B85">
      <w:pPr>
        <w:pStyle w:val="Ttulo1"/>
        <w:numPr>
          <w:ilvl w:val="0"/>
          <w:numId w:val="11"/>
        </w:numPr>
        <w:ind w:hanging="432"/>
        <w:rPr>
          <w:b w:val="0"/>
        </w:rPr>
      </w:pPr>
      <w:bookmarkStart w:id="84" w:name="_Toc487057299"/>
      <w:r w:rsidRPr="00C661D5">
        <w:lastRenderedPageBreak/>
        <w:t>CONCLUSIONES</w:t>
      </w:r>
      <w:bookmarkEnd w:id="84"/>
    </w:p>
    <w:p w14:paraId="28723BC8" w14:textId="77777777" w:rsidR="003F1952" w:rsidRPr="00C661D5" w:rsidRDefault="000C1B85">
      <w:pPr>
        <w:rPr>
          <w:color w:val="A6A6A6"/>
          <w:sz w:val="24"/>
          <w:szCs w:val="24"/>
        </w:rPr>
      </w:pPr>
      <w:r w:rsidRPr="00C661D5">
        <w:rPr>
          <w:color w:val="A6A6A6"/>
          <w:sz w:val="24"/>
          <w:szCs w:val="24"/>
        </w:rPr>
        <w:t>Las conclusiones deben indicar claramente cuáles fueron los resultados obtenidos durante el desarrollo del trabajo de grado, sin especificar valores numéricos, pero argumentando la razón de los resultados. Deben documentar con el rigor adecuado cuales fueron los problemas que se obtuvieron y cuál fue la solución empleada para superarlo. En las conclusiones no se debe recapitular el trabajo en forma condensada (eso va en la sección Resumen), ni se deben presentar resultados (eso va en la sección Resultados).</w:t>
      </w:r>
    </w:p>
    <w:p w14:paraId="416C39B4" w14:textId="77777777" w:rsidR="003F1952" w:rsidRPr="00C661D5" w:rsidRDefault="003F1952">
      <w:pPr>
        <w:rPr>
          <w:color w:val="A6A6A6"/>
          <w:sz w:val="24"/>
          <w:szCs w:val="24"/>
        </w:rPr>
      </w:pPr>
    </w:p>
    <w:p w14:paraId="6FEE8441" w14:textId="77777777" w:rsidR="003F1952" w:rsidRPr="00C661D5" w:rsidRDefault="000C1B85">
      <w:pPr>
        <w:rPr>
          <w:color w:val="A6A6A6"/>
          <w:sz w:val="24"/>
          <w:szCs w:val="24"/>
        </w:rPr>
      </w:pPr>
      <w:r w:rsidRPr="00C661D5">
        <w:rPr>
          <w:color w:val="A6A6A6"/>
          <w:sz w:val="24"/>
          <w:szCs w:val="24"/>
        </w:rPr>
        <w:t>Es importante no confundir las conclusiones con el cumplimiento de los objetivos, de manera que una conclusión que diga que “se cumplieron los objetivos” no es adecuada. Tampoco es adecuado expresar ideas de conocimiento general como una conclusión, por ejemplo, “se comprobó que el software X es ideal para resolver problemas como el planteado en este proyecto”.</w:t>
      </w:r>
    </w:p>
    <w:p w14:paraId="2C54B7F6" w14:textId="77777777" w:rsidR="003F1952" w:rsidRPr="00C661D5" w:rsidRDefault="003F1952">
      <w:pPr>
        <w:rPr>
          <w:sz w:val="24"/>
          <w:szCs w:val="24"/>
        </w:rPr>
      </w:pPr>
    </w:p>
    <w:p w14:paraId="49222611" w14:textId="77777777" w:rsidR="003F1952" w:rsidRPr="00C661D5" w:rsidRDefault="003F1952">
      <w:pPr>
        <w:pStyle w:val="Ttulo1"/>
        <w:ind w:left="720" w:hanging="360"/>
      </w:pPr>
    </w:p>
    <w:p w14:paraId="3E1B41E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36BB1733" w14:textId="77777777" w:rsidR="003F1952" w:rsidRPr="00C661D5" w:rsidRDefault="000C1B85">
      <w:pPr>
        <w:pStyle w:val="Ttulo1"/>
        <w:numPr>
          <w:ilvl w:val="0"/>
          <w:numId w:val="11"/>
        </w:numPr>
        <w:ind w:hanging="432"/>
        <w:rPr>
          <w:b w:val="0"/>
        </w:rPr>
      </w:pPr>
      <w:bookmarkStart w:id="85" w:name="_Toc487057300"/>
      <w:r w:rsidRPr="00C661D5">
        <w:lastRenderedPageBreak/>
        <w:t>RECOMENDACIONES</w:t>
      </w:r>
      <w:bookmarkEnd w:id="85"/>
    </w:p>
    <w:p w14:paraId="4275DDCA" w14:textId="77777777" w:rsidR="003F1952" w:rsidRPr="00C661D5" w:rsidRDefault="000C1B85">
      <w:pPr>
        <w:rPr>
          <w:color w:val="A6A6A6"/>
          <w:sz w:val="24"/>
          <w:szCs w:val="24"/>
        </w:rPr>
      </w:pPr>
      <w:r w:rsidRPr="00C661D5">
        <w:rPr>
          <w:color w:val="A6A6A6"/>
          <w:sz w:val="24"/>
          <w:szCs w:val="24"/>
        </w:rPr>
        <w:t>En esta sección se realizan todos los comentarios pertinentes para la realización de trabajos futuros relacionados con el tema del trabajo de grado, ya sea tomando como base el trabajo presentado para mejorarlo, o aplicando otras estrategias para la solución del mismo. También se pueden realizar recomendaciones requeridas para la apropiación del conocimiento generado con este trabajo de grado, por ejemplo, la implementación de laboratorios acreditados, compra de equipos y software, adecuación de infraestructura, entre otros.</w:t>
      </w:r>
    </w:p>
    <w:p w14:paraId="3ECA5531" w14:textId="77777777" w:rsidR="003F1952" w:rsidRPr="00C661D5" w:rsidRDefault="003F1952">
      <w:pPr>
        <w:rPr>
          <w:sz w:val="24"/>
          <w:szCs w:val="24"/>
        </w:rPr>
      </w:pPr>
    </w:p>
    <w:p w14:paraId="7333053A" w14:textId="77777777" w:rsidR="003F1952" w:rsidRPr="00C661D5" w:rsidRDefault="003F1952">
      <w:pPr>
        <w:rPr>
          <w:sz w:val="24"/>
          <w:szCs w:val="24"/>
        </w:rPr>
      </w:pPr>
    </w:p>
    <w:p w14:paraId="075C6667" w14:textId="77777777" w:rsidR="003F1952" w:rsidRPr="00C661D5" w:rsidRDefault="003F1952">
      <w:pPr>
        <w:rPr>
          <w:sz w:val="24"/>
          <w:szCs w:val="24"/>
        </w:rPr>
      </w:pPr>
    </w:p>
    <w:p w14:paraId="7ED13948" w14:textId="77777777" w:rsidR="003F1952" w:rsidRPr="00C661D5" w:rsidRDefault="003F1952">
      <w:pPr>
        <w:jc w:val="left"/>
        <w:rPr>
          <w:sz w:val="24"/>
          <w:szCs w:val="24"/>
        </w:rPr>
      </w:pPr>
    </w:p>
    <w:p w14:paraId="3B8F8461" w14:textId="77777777" w:rsidR="003F1952" w:rsidRPr="00C661D5" w:rsidRDefault="000C1B85">
      <w:pPr>
        <w:spacing w:line="276" w:lineRule="auto"/>
        <w:jc w:val="left"/>
        <w:rPr>
          <w:sz w:val="24"/>
          <w:szCs w:val="24"/>
        </w:rPr>
        <w:sectPr w:rsidR="003F1952" w:rsidRPr="00C661D5">
          <w:type w:val="continuous"/>
          <w:pgSz w:w="12240" w:h="15840"/>
          <w:pgMar w:top="1701" w:right="1701" w:bottom="1701" w:left="1701" w:header="0" w:footer="720" w:gutter="0"/>
          <w:cols w:space="720"/>
        </w:sectPr>
      </w:pPr>
      <w:r w:rsidRPr="00C661D5">
        <w:rPr>
          <w:sz w:val="24"/>
          <w:szCs w:val="24"/>
        </w:rPr>
        <w:br w:type="page"/>
      </w:r>
    </w:p>
    <w:p w14:paraId="0BD65595" w14:textId="77777777" w:rsidR="003F1952" w:rsidRDefault="000C1B85">
      <w:pPr>
        <w:pStyle w:val="Ttulo1"/>
        <w:numPr>
          <w:ilvl w:val="0"/>
          <w:numId w:val="11"/>
        </w:numPr>
        <w:ind w:hanging="432"/>
      </w:pPr>
      <w:bookmarkStart w:id="86" w:name="_Toc487057301"/>
      <w:r w:rsidRPr="00C661D5">
        <w:lastRenderedPageBreak/>
        <w:t>REFERENCIAS BIBLIOGRÁFICAS</w:t>
      </w:r>
      <w:bookmarkEnd w:id="86"/>
    </w:p>
    <w:p w14:paraId="389DEE86" w14:textId="77777777" w:rsidR="00575739" w:rsidRPr="00575739" w:rsidRDefault="00575739" w:rsidP="00575739"/>
    <w:p w14:paraId="1DD469C4" w14:textId="77777777" w:rsidR="00575739" w:rsidRPr="00575739" w:rsidRDefault="00575739" w:rsidP="00575739">
      <w:pPr>
        <w:autoSpaceDE w:val="0"/>
        <w:autoSpaceDN w:val="0"/>
        <w:adjustRightInd w:val="0"/>
        <w:spacing w:line="480" w:lineRule="auto"/>
        <w:ind w:left="480" w:hanging="480"/>
        <w:rPr>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575739">
        <w:rPr>
          <w:noProof/>
          <w:sz w:val="24"/>
          <w:szCs w:val="24"/>
        </w:rPr>
        <w:t>AGUADED GÓMEZ, J. I., LÓPEZ MENESES, E., &amp; DÍAZ, L. A. (n.d.). Formacion del profesorado y software social. Retrieved from http://rabida.uhu.es/dspace/bitstream/handle/10272/6218/Formacion_del_profesorado.pdf?sequence=2</w:t>
      </w:r>
    </w:p>
    <w:p w14:paraId="78EA4AEF"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 xml:space="preserve">Bermeo, H. P., González Bañales, D. L., &amp; Otálora, J. (2013). Desempeño de los sectores de alta tecnología en regiones de bajo perfil tecnológico. Una mirada al caso de la industria del software en Tolima (Colombia). </w:t>
      </w:r>
      <w:r w:rsidRPr="00575739">
        <w:rPr>
          <w:i/>
          <w:iCs/>
          <w:noProof/>
          <w:sz w:val="24"/>
          <w:szCs w:val="24"/>
        </w:rPr>
        <w:t>POLIANTEA</w:t>
      </w:r>
      <w:r w:rsidRPr="00575739">
        <w:rPr>
          <w:noProof/>
          <w:sz w:val="24"/>
          <w:szCs w:val="24"/>
        </w:rPr>
        <w:t xml:space="preserve">, </w:t>
      </w:r>
      <w:r w:rsidRPr="00575739">
        <w:rPr>
          <w:i/>
          <w:iCs/>
          <w:noProof/>
          <w:sz w:val="24"/>
          <w:szCs w:val="24"/>
        </w:rPr>
        <w:t>6</w:t>
      </w:r>
      <w:r w:rsidRPr="00575739">
        <w:rPr>
          <w:noProof/>
          <w:sz w:val="24"/>
          <w:szCs w:val="24"/>
        </w:rPr>
        <w:t>(10). https://doi.org/10.15765/plnt.v6i10.238</w:t>
      </w:r>
    </w:p>
    <w:p w14:paraId="4F499EA5"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Cordeiro, J. (2014). </w:t>
      </w:r>
      <w:r w:rsidRPr="00575739">
        <w:rPr>
          <w:i/>
          <w:iCs/>
          <w:noProof/>
          <w:sz w:val="24"/>
          <w:szCs w:val="24"/>
        </w:rPr>
        <w:t>Apuntes de Ciencia &amp;amp; Sociedad.</w:t>
      </w:r>
      <w:r w:rsidRPr="00575739">
        <w:rPr>
          <w:noProof/>
          <w:sz w:val="24"/>
          <w:szCs w:val="24"/>
        </w:rPr>
        <w:t xml:space="preserve"> </w:t>
      </w:r>
      <w:r w:rsidRPr="00575739">
        <w:rPr>
          <w:i/>
          <w:iCs/>
          <w:noProof/>
          <w:sz w:val="24"/>
          <w:szCs w:val="24"/>
        </w:rPr>
        <w:t>Apuntes de Ciencia &amp; Sociedad</w:t>
      </w:r>
      <w:r w:rsidRPr="00575739">
        <w:rPr>
          <w:noProof/>
          <w:sz w:val="24"/>
          <w:szCs w:val="24"/>
        </w:rPr>
        <w:t xml:space="preserve"> (Vol. 4). </w:t>
      </w:r>
      <w:r w:rsidRPr="006B122F">
        <w:rPr>
          <w:noProof/>
          <w:sz w:val="24"/>
          <w:szCs w:val="24"/>
          <w:lang w:val="en-US"/>
        </w:rPr>
        <w:t>Retrieved from http://journals.continental.edu.pe/index.php/apuntes/article/view/255/279</w:t>
      </w:r>
    </w:p>
    <w:p w14:paraId="56580877"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Gimenez de Litebi Aznar, J. (2010). Muy breve historia del software. </w:t>
      </w:r>
      <w:r w:rsidRPr="006B122F">
        <w:rPr>
          <w:noProof/>
          <w:sz w:val="24"/>
          <w:szCs w:val="24"/>
          <w:lang w:val="en-US"/>
        </w:rPr>
        <w:t>Retrieved July 2, 2017, from http://www.itespresso.es/muy-breve-historia-del-software-45687.html</w:t>
      </w:r>
    </w:p>
    <w:p w14:paraId="0A49A5FC"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Lugo Silva, C., &amp; López García, S. (2013). </w:t>
      </w:r>
      <w:r w:rsidRPr="00575739">
        <w:rPr>
          <w:i/>
          <w:iCs/>
          <w:noProof/>
          <w:sz w:val="24"/>
          <w:szCs w:val="24"/>
        </w:rPr>
        <w:t>Informador técnico</w:t>
      </w:r>
      <w:r w:rsidRPr="00575739">
        <w:rPr>
          <w:noProof/>
          <w:sz w:val="24"/>
          <w:szCs w:val="24"/>
        </w:rPr>
        <w:t xml:space="preserve">. </w:t>
      </w:r>
      <w:r w:rsidRPr="00575739">
        <w:rPr>
          <w:i/>
          <w:iCs/>
          <w:noProof/>
          <w:sz w:val="24"/>
          <w:szCs w:val="24"/>
        </w:rPr>
        <w:t>Informador técnico, ISSN 0122-056X, ISSN-e 2256-5035, N</w:t>
      </w:r>
      <w:r w:rsidRPr="00575739">
        <w:rPr>
          <w:i/>
          <w:iCs/>
          <w:noProof/>
          <w:sz w:val="24"/>
          <w:szCs w:val="24"/>
          <w:vertAlign w:val="superscript"/>
        </w:rPr>
        <w:t>o</w:t>
      </w:r>
      <w:r w:rsidRPr="00575739">
        <w:rPr>
          <w:i/>
          <w:iCs/>
          <w:noProof/>
          <w:sz w:val="24"/>
          <w:szCs w:val="24"/>
        </w:rPr>
        <w:t>. 77, 2, 2013, págs. 192-200</w:t>
      </w:r>
      <w:r w:rsidRPr="00575739">
        <w:rPr>
          <w:noProof/>
          <w:sz w:val="24"/>
          <w:szCs w:val="24"/>
        </w:rPr>
        <w:t xml:space="preserve">. Centro Nacional de Asistencia Técnica a la Industria, ASTIN-SENA. </w:t>
      </w:r>
      <w:r w:rsidRPr="006B122F">
        <w:rPr>
          <w:noProof/>
          <w:sz w:val="24"/>
          <w:szCs w:val="24"/>
          <w:lang w:val="en-US"/>
        </w:rPr>
        <w:t>Retrieved from https://dialnet.unirioja.es/servlet/articulo?codigo=4560567</w:t>
      </w:r>
    </w:p>
    <w:p w14:paraId="4671657A" w14:textId="77777777" w:rsidR="00575739" w:rsidRPr="00575739" w:rsidRDefault="00575739" w:rsidP="00575739">
      <w:pPr>
        <w:autoSpaceDE w:val="0"/>
        <w:autoSpaceDN w:val="0"/>
        <w:adjustRightInd w:val="0"/>
        <w:spacing w:line="480" w:lineRule="auto"/>
        <w:ind w:left="480" w:hanging="480"/>
        <w:rPr>
          <w:noProof/>
          <w:sz w:val="24"/>
          <w:szCs w:val="24"/>
        </w:rPr>
      </w:pPr>
      <w:r w:rsidRPr="006B122F">
        <w:rPr>
          <w:noProof/>
          <w:sz w:val="24"/>
          <w:szCs w:val="24"/>
          <w:lang w:val="en-US"/>
        </w:rPr>
        <w:lastRenderedPageBreak/>
        <w:t xml:space="preserve">Majó, Joan, M., &amp; Pere. </w:t>
      </w:r>
      <w:r w:rsidRPr="00575739">
        <w:rPr>
          <w:noProof/>
          <w:sz w:val="24"/>
          <w:szCs w:val="24"/>
        </w:rPr>
        <w:t>(2001). La revolución educativa en la era de Internet. Retrieved from http://portal.cuc.edu.ve/upc/PNFT/TC/La revolucion educativa en la era de Internet.pdf</w:t>
      </w:r>
    </w:p>
    <w:p w14:paraId="074EC441"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Manuel Luzuriaga Directora, J., Alejandra Cechich CoDirectora, D., &amp; Rossi, G. (2011). Universidad Nacional de La Plata Mejora de Procesos como Soporte a Prácticas de Gobierno Electrónico. </w:t>
      </w:r>
      <w:r w:rsidRPr="006B122F">
        <w:rPr>
          <w:noProof/>
          <w:sz w:val="24"/>
          <w:szCs w:val="24"/>
          <w:lang w:val="en-US"/>
        </w:rPr>
        <w:t>Retrieved from http://sedici.unlp.edu.ar/bitstream/handle/10915/4199/Documento_completo.pdf?sequence=1</w:t>
      </w:r>
    </w:p>
    <w:p w14:paraId="73CB974D"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Morato, M. (2016). Empieza bien el 2016: sumérgete en la revolución del software. </w:t>
      </w:r>
      <w:r w:rsidRPr="006B122F">
        <w:rPr>
          <w:noProof/>
          <w:sz w:val="24"/>
          <w:szCs w:val="24"/>
          <w:lang w:val="en-US"/>
        </w:rPr>
        <w:t>Retrieved July 2, 2017, from https://www.fayerwayer.com/2016/01/empieza-bien-el-2016-sumergete-en-la-revolucion-del-software/</w:t>
      </w:r>
    </w:p>
    <w:p w14:paraId="64784CD2"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6B122F">
        <w:rPr>
          <w:noProof/>
          <w:sz w:val="24"/>
          <w:szCs w:val="24"/>
          <w:lang w:val="en-US"/>
        </w:rPr>
        <w:t xml:space="preserve">Neumann, P. G. (1993). The Role Of Software Engineering. </w:t>
      </w:r>
      <w:r w:rsidRPr="006B122F">
        <w:rPr>
          <w:i/>
          <w:iCs/>
          <w:noProof/>
          <w:sz w:val="24"/>
          <w:szCs w:val="24"/>
          <w:lang w:val="en-US"/>
        </w:rPr>
        <w:t>Communications of the ACM</w:t>
      </w:r>
      <w:r w:rsidRPr="006B122F">
        <w:rPr>
          <w:noProof/>
          <w:sz w:val="24"/>
          <w:szCs w:val="24"/>
          <w:lang w:val="en-US"/>
        </w:rPr>
        <w:t xml:space="preserve">, </w:t>
      </w:r>
      <w:r w:rsidRPr="006B122F">
        <w:rPr>
          <w:i/>
          <w:iCs/>
          <w:noProof/>
          <w:sz w:val="24"/>
          <w:szCs w:val="24"/>
          <w:lang w:val="en-US"/>
        </w:rPr>
        <w:t>36</w:t>
      </w:r>
      <w:r w:rsidRPr="006B122F">
        <w:rPr>
          <w:noProof/>
          <w:sz w:val="24"/>
          <w:szCs w:val="24"/>
          <w:lang w:val="en-US"/>
        </w:rPr>
        <w:t>(5), 114. https://doi.org/10.1145/155049.214836</w:t>
      </w:r>
    </w:p>
    <w:p w14:paraId="76280B33" w14:textId="77777777" w:rsidR="00575739" w:rsidRPr="00575739" w:rsidRDefault="00575739" w:rsidP="00575739">
      <w:pPr>
        <w:autoSpaceDE w:val="0"/>
        <w:autoSpaceDN w:val="0"/>
        <w:adjustRightInd w:val="0"/>
        <w:spacing w:line="480" w:lineRule="auto"/>
        <w:ind w:left="480" w:hanging="480"/>
        <w:rPr>
          <w:noProof/>
          <w:sz w:val="24"/>
          <w:szCs w:val="24"/>
        </w:rPr>
      </w:pPr>
      <w:r w:rsidRPr="00575739">
        <w:rPr>
          <w:noProof/>
          <w:sz w:val="24"/>
          <w:szCs w:val="24"/>
        </w:rPr>
        <w:t>Palomino Zuluaga, K. C., &amp; Arango Aramburo, S. (2011). ESTUDIO DEL COMPORTAMIENTO DE LA INDUSTRIA DEL SOFTWARE EN COLOMBIA ANTE ESCENARIOS DE CAPACIDADES DE INNOVACION Y ´ VENTAJAS COMPARATIVAS POR MEDIO DE DINAMICA DE SISTEMAS, 105. Retrieved from http://www.bdigital.unal.edu.co/5411/1/200802180-2011.pdf</w:t>
      </w:r>
    </w:p>
    <w:p w14:paraId="7942877B"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t xml:space="preserve">Políticas de Privacidad y Condiciones de Uso. </w:t>
      </w:r>
      <w:r w:rsidRPr="006B122F">
        <w:rPr>
          <w:noProof/>
          <w:sz w:val="24"/>
          <w:szCs w:val="24"/>
          <w:lang w:val="en-US"/>
        </w:rPr>
        <w:t>(n.d.). Retrieved from http://www.mintic.gov.co/portal/604/w3-article-2627.html</w:t>
      </w:r>
    </w:p>
    <w:p w14:paraId="08545F84" w14:textId="77777777" w:rsidR="00575739" w:rsidRPr="006B122F" w:rsidRDefault="00575739" w:rsidP="00575739">
      <w:pPr>
        <w:autoSpaceDE w:val="0"/>
        <w:autoSpaceDN w:val="0"/>
        <w:adjustRightInd w:val="0"/>
        <w:spacing w:line="480" w:lineRule="auto"/>
        <w:ind w:left="480" w:hanging="480"/>
        <w:rPr>
          <w:noProof/>
          <w:sz w:val="24"/>
          <w:szCs w:val="24"/>
          <w:lang w:val="en-US"/>
        </w:rPr>
      </w:pPr>
      <w:r w:rsidRPr="00575739">
        <w:rPr>
          <w:noProof/>
          <w:sz w:val="24"/>
          <w:szCs w:val="24"/>
        </w:rPr>
        <w:lastRenderedPageBreak/>
        <w:t xml:space="preserve">Risen, J. (2013). Un “software” revolucionario que revela los secretos de las grandes bases de datos | Internacional | EL PAÍS. </w:t>
      </w:r>
      <w:r w:rsidRPr="006B122F">
        <w:rPr>
          <w:noProof/>
          <w:sz w:val="24"/>
          <w:szCs w:val="24"/>
          <w:lang w:val="en-US"/>
        </w:rPr>
        <w:t>Retrieved July 2, 2017, from http://internacional.elpais.com/internacional/2013/06/10/actualidad/1370853710_349931.html</w:t>
      </w:r>
    </w:p>
    <w:p w14:paraId="27E0F8BC" w14:textId="77777777" w:rsidR="00575739" w:rsidRPr="00575739" w:rsidRDefault="00575739" w:rsidP="00575739">
      <w:pPr>
        <w:autoSpaceDE w:val="0"/>
        <w:autoSpaceDN w:val="0"/>
        <w:adjustRightInd w:val="0"/>
        <w:spacing w:line="480" w:lineRule="auto"/>
        <w:ind w:left="480" w:hanging="480"/>
        <w:rPr>
          <w:noProof/>
          <w:sz w:val="24"/>
        </w:rPr>
      </w:pPr>
      <w:r w:rsidRPr="006B122F">
        <w:rPr>
          <w:noProof/>
          <w:sz w:val="24"/>
          <w:szCs w:val="24"/>
          <w:lang w:val="en-US"/>
        </w:rPr>
        <w:t xml:space="preserve">Rodríguez Bello, D. L., &amp; Valero Sánchez, D. A. (2015). </w:t>
      </w:r>
      <w:r w:rsidRPr="00575739">
        <w:rPr>
          <w:noProof/>
          <w:sz w:val="24"/>
          <w:szCs w:val="24"/>
        </w:rPr>
        <w:t xml:space="preserve">Adaptación de una solución de software libre para el control y monitoreo de traslado. </w:t>
      </w:r>
      <w:r w:rsidRPr="00575739">
        <w:rPr>
          <w:i/>
          <w:iCs/>
          <w:noProof/>
          <w:sz w:val="24"/>
          <w:szCs w:val="24"/>
        </w:rPr>
        <w:t>reponame:Repositorio Institucional Universidad Santo Tomás</w:t>
      </w:r>
      <w:r w:rsidRPr="00575739">
        <w:rPr>
          <w:noProof/>
          <w:sz w:val="24"/>
          <w:szCs w:val="24"/>
        </w:rPr>
        <w:t>. Retrieved from http://repository.usta.edu.co/handle/11634/391</w:t>
      </w:r>
    </w:p>
    <w:p w14:paraId="7CB31D75" w14:textId="77777777" w:rsidR="003F1952" w:rsidRPr="00C661D5" w:rsidRDefault="00575739" w:rsidP="00575739">
      <w:pPr>
        <w:spacing w:line="480" w:lineRule="auto"/>
        <w:ind w:left="600"/>
        <w:rPr>
          <w:color w:val="A6A6A6"/>
          <w:sz w:val="24"/>
          <w:szCs w:val="24"/>
          <w:lang w:val="en-US"/>
        </w:rPr>
      </w:pPr>
      <w:r>
        <w:rPr>
          <w:sz w:val="24"/>
          <w:szCs w:val="24"/>
        </w:rPr>
        <w:fldChar w:fldCharType="end"/>
      </w:r>
      <w:r w:rsidRPr="00C661D5">
        <w:rPr>
          <w:color w:val="A6A6A6"/>
          <w:sz w:val="24"/>
          <w:szCs w:val="24"/>
          <w:lang w:val="en-US"/>
        </w:rPr>
        <w:t xml:space="preserve"> </w:t>
      </w:r>
    </w:p>
    <w:p w14:paraId="7E7E178C" w14:textId="77777777" w:rsidR="003F1952" w:rsidRPr="00C661D5" w:rsidRDefault="003F1952">
      <w:pPr>
        <w:rPr>
          <w:sz w:val="24"/>
          <w:szCs w:val="24"/>
          <w:lang w:val="en-US"/>
        </w:rPr>
      </w:pPr>
    </w:p>
    <w:p w14:paraId="465A546A" w14:textId="77777777" w:rsidR="003F1952" w:rsidRPr="00C661D5" w:rsidRDefault="003F1952">
      <w:pPr>
        <w:rPr>
          <w:sz w:val="24"/>
          <w:szCs w:val="24"/>
          <w:lang w:val="en-US"/>
        </w:rPr>
      </w:pPr>
    </w:p>
    <w:p w14:paraId="12653868" w14:textId="77777777" w:rsidR="003F1952" w:rsidRPr="00C661D5" w:rsidRDefault="003F1952">
      <w:pPr>
        <w:rPr>
          <w:sz w:val="24"/>
          <w:szCs w:val="24"/>
          <w:lang w:val="en-US"/>
        </w:rPr>
      </w:pPr>
    </w:p>
    <w:p w14:paraId="5031B5B6" w14:textId="77777777" w:rsidR="003F1952" w:rsidRPr="00C661D5" w:rsidRDefault="003F1952">
      <w:pPr>
        <w:rPr>
          <w:sz w:val="24"/>
          <w:szCs w:val="24"/>
          <w:lang w:val="en-US"/>
        </w:rPr>
      </w:pPr>
    </w:p>
    <w:p w14:paraId="1E14EF58" w14:textId="77777777" w:rsidR="003F1952" w:rsidRPr="00C661D5" w:rsidRDefault="000C1B85">
      <w:pPr>
        <w:spacing w:line="276" w:lineRule="auto"/>
        <w:jc w:val="left"/>
        <w:rPr>
          <w:sz w:val="24"/>
          <w:szCs w:val="24"/>
          <w:lang w:val="en-US"/>
        </w:rPr>
        <w:sectPr w:rsidR="003F1952" w:rsidRPr="00C661D5">
          <w:type w:val="continuous"/>
          <w:pgSz w:w="12240" w:h="15840"/>
          <w:pgMar w:top="1701" w:right="1701" w:bottom="1701" w:left="1701" w:header="0" w:footer="720" w:gutter="0"/>
          <w:cols w:space="720"/>
        </w:sectPr>
      </w:pPr>
      <w:r w:rsidRPr="00C661D5">
        <w:rPr>
          <w:sz w:val="24"/>
          <w:szCs w:val="24"/>
          <w:lang w:val="en-US"/>
        </w:rPr>
        <w:br w:type="page"/>
      </w:r>
    </w:p>
    <w:p w14:paraId="242ECFD9" w14:textId="77777777" w:rsidR="003F1952" w:rsidRPr="00C661D5" w:rsidRDefault="000C1B85">
      <w:pPr>
        <w:pStyle w:val="Ttulo1"/>
        <w:numPr>
          <w:ilvl w:val="0"/>
          <w:numId w:val="11"/>
        </w:numPr>
        <w:ind w:hanging="432"/>
        <w:rPr>
          <w:b w:val="0"/>
        </w:rPr>
      </w:pPr>
      <w:bookmarkStart w:id="87" w:name="_Toc487057302"/>
      <w:r w:rsidRPr="00C661D5">
        <w:lastRenderedPageBreak/>
        <w:t>ANEXOS</w:t>
      </w:r>
      <w:bookmarkEnd w:id="87"/>
    </w:p>
    <w:p w14:paraId="32E8793F" w14:textId="77777777" w:rsidR="003F1952" w:rsidRPr="00C661D5" w:rsidRDefault="000C1B85">
      <w:pPr>
        <w:rPr>
          <w:color w:val="A6A6A6"/>
          <w:sz w:val="24"/>
          <w:szCs w:val="24"/>
        </w:rPr>
      </w:pPr>
      <w:r w:rsidRPr="00C661D5">
        <w:rPr>
          <w:color w:val="A6A6A6"/>
          <w:sz w:val="24"/>
          <w:szCs w:val="24"/>
        </w:rPr>
        <w:t>La sección de anexos será usada para presentar información que los autores y el director consideren importante, como el caso de: manuales de usuario, hojas de datos, guías de laboratorio, demostraciones matemáticas, diseños esquemáticos, cartografía, entre otros.</w:t>
      </w:r>
    </w:p>
    <w:p w14:paraId="1B802F52" w14:textId="77777777" w:rsidR="003F1952" w:rsidRPr="00C661D5" w:rsidRDefault="003F1952">
      <w:pPr>
        <w:rPr>
          <w:color w:val="A6A6A6"/>
          <w:sz w:val="24"/>
          <w:szCs w:val="24"/>
        </w:rPr>
      </w:pPr>
    </w:p>
    <w:p w14:paraId="1FA41091" w14:textId="77777777" w:rsidR="003F1952" w:rsidRPr="00C661D5" w:rsidRDefault="000C1B85">
      <w:pPr>
        <w:rPr>
          <w:color w:val="A6A6A6"/>
          <w:sz w:val="24"/>
          <w:szCs w:val="24"/>
        </w:rPr>
      </w:pPr>
      <w:r w:rsidRPr="00C661D5">
        <w:rPr>
          <w:color w:val="A6A6A6"/>
          <w:sz w:val="24"/>
          <w:szCs w:val="24"/>
        </w:rPr>
        <w:t>Cada Anexo debe estar identificado por una letra, la cual será usada para diferenciar las figuras, tablas y ecuaciones que se encuentren en estas secciones.</w:t>
      </w:r>
    </w:p>
    <w:p w14:paraId="741C51DB" w14:textId="77777777" w:rsidR="003F1952" w:rsidRPr="00C661D5" w:rsidRDefault="003F1952">
      <w:pPr>
        <w:rPr>
          <w:sz w:val="24"/>
          <w:szCs w:val="24"/>
        </w:rPr>
      </w:pPr>
    </w:p>
    <w:p w14:paraId="7D7D2DD3" w14:textId="77777777" w:rsidR="003F1952" w:rsidRPr="00C661D5" w:rsidRDefault="003F1952">
      <w:pPr>
        <w:rPr>
          <w:sz w:val="24"/>
          <w:szCs w:val="24"/>
        </w:rPr>
      </w:pPr>
    </w:p>
    <w:p w14:paraId="4653EDD0" w14:textId="77777777" w:rsidR="003F1952" w:rsidRPr="00C661D5" w:rsidRDefault="000C1B85">
      <w:pPr>
        <w:rPr>
          <w:b/>
          <w:sz w:val="24"/>
          <w:szCs w:val="24"/>
        </w:rPr>
      </w:pPr>
      <w:r w:rsidRPr="00C661D5">
        <w:rPr>
          <w:b/>
          <w:sz w:val="24"/>
          <w:szCs w:val="24"/>
        </w:rPr>
        <w:t>AYUDAS PARA LA PRESENTACIÓN DEL DOCUMENTO</w:t>
      </w:r>
    </w:p>
    <w:p w14:paraId="1CD72FA3" w14:textId="77777777" w:rsidR="003F1952" w:rsidRPr="00C661D5" w:rsidRDefault="003F1952">
      <w:pPr>
        <w:rPr>
          <w:sz w:val="24"/>
          <w:szCs w:val="24"/>
        </w:rPr>
      </w:pPr>
    </w:p>
    <w:p w14:paraId="064B4959" w14:textId="77777777" w:rsidR="003F1952" w:rsidRPr="00C661D5" w:rsidRDefault="000C1B85">
      <w:pPr>
        <w:rPr>
          <w:sz w:val="24"/>
          <w:szCs w:val="24"/>
        </w:rPr>
      </w:pPr>
      <w:r w:rsidRPr="00C661D5">
        <w:rPr>
          <w:sz w:val="24"/>
          <w:szCs w:val="24"/>
        </w:rPr>
        <w:t xml:space="preserve">Esta sección del documento es de orientación para la elaboración del documento, </w:t>
      </w:r>
      <w:r w:rsidRPr="00C661D5">
        <w:rPr>
          <w:b/>
          <w:sz w:val="24"/>
          <w:szCs w:val="24"/>
        </w:rPr>
        <w:t>debe eliminarla</w:t>
      </w:r>
      <w:r w:rsidRPr="00C661D5">
        <w:rPr>
          <w:sz w:val="24"/>
          <w:szCs w:val="24"/>
        </w:rPr>
        <w:t xml:space="preserve"> cuando genere la versión final. De igual manera, </w:t>
      </w:r>
      <w:r w:rsidRPr="00C661D5">
        <w:rPr>
          <w:b/>
          <w:sz w:val="24"/>
          <w:szCs w:val="24"/>
        </w:rPr>
        <w:t>debe eliminar</w:t>
      </w:r>
      <w:r w:rsidRPr="00C661D5">
        <w:rPr>
          <w:sz w:val="24"/>
          <w:szCs w:val="24"/>
        </w:rPr>
        <w:t xml:space="preserve"> todas las instrucciones que contiene esta plantilla, que por lo general las encontrará como texto en color gris.</w:t>
      </w:r>
    </w:p>
    <w:p w14:paraId="1149999A" w14:textId="77777777" w:rsidR="003F1952" w:rsidRPr="00C661D5" w:rsidRDefault="003F1952">
      <w:pPr>
        <w:rPr>
          <w:sz w:val="24"/>
          <w:szCs w:val="24"/>
        </w:rPr>
      </w:pPr>
    </w:p>
    <w:p w14:paraId="4F965A3F" w14:textId="77777777" w:rsidR="003F1952" w:rsidRPr="00C661D5" w:rsidRDefault="000C1B85">
      <w:pPr>
        <w:rPr>
          <w:sz w:val="24"/>
          <w:szCs w:val="24"/>
        </w:rPr>
      </w:pPr>
      <w:r w:rsidRPr="00C661D5">
        <w:rPr>
          <w:sz w:val="24"/>
          <w:szCs w:val="24"/>
        </w:rPr>
        <w:t>Recuerde que se debe tener especial cuidado en la redacción del texto del documento, este se debe redactar de manera formal en tercera persona y no en primera persona o de manera informal, no se permiten textos como: "nosotros esperamos que", en su lugar se debe usar: “se espera por parte de los autores que…”</w:t>
      </w:r>
    </w:p>
    <w:p w14:paraId="561110A8" w14:textId="77777777" w:rsidR="003F1952" w:rsidRPr="00C661D5" w:rsidRDefault="003F1952">
      <w:pPr>
        <w:rPr>
          <w:sz w:val="24"/>
          <w:szCs w:val="24"/>
        </w:rPr>
      </w:pPr>
    </w:p>
    <w:p w14:paraId="67B8DAD7" w14:textId="77777777" w:rsidR="003F1952" w:rsidRPr="00C661D5" w:rsidRDefault="000C1B85">
      <w:pPr>
        <w:rPr>
          <w:sz w:val="24"/>
          <w:szCs w:val="24"/>
        </w:rPr>
      </w:pPr>
      <w:r w:rsidRPr="00C661D5">
        <w:rPr>
          <w:sz w:val="24"/>
          <w:szCs w:val="24"/>
        </w:rPr>
        <w:t>Las tablas, figuras, gráficas, esquemas, entre otros, deben tener nombre y fuente, a continuación se presenta el ejemplo:</w:t>
      </w:r>
    </w:p>
    <w:p w14:paraId="39B053D4" w14:textId="77777777" w:rsidR="003F1952" w:rsidRPr="00C661D5" w:rsidRDefault="003F1952">
      <w:pPr>
        <w:rPr>
          <w:b/>
          <w:sz w:val="24"/>
          <w:szCs w:val="24"/>
        </w:rPr>
      </w:pPr>
    </w:p>
    <w:p w14:paraId="3C8CD12B" w14:textId="77777777" w:rsidR="003F1952" w:rsidRPr="00C661D5" w:rsidRDefault="000C1B85">
      <w:pPr>
        <w:rPr>
          <w:b/>
          <w:sz w:val="24"/>
          <w:szCs w:val="24"/>
          <w:u w:val="single"/>
        </w:rPr>
      </w:pPr>
      <w:r w:rsidRPr="00C661D5">
        <w:rPr>
          <w:b/>
          <w:sz w:val="24"/>
          <w:szCs w:val="24"/>
          <w:u w:val="single"/>
        </w:rPr>
        <w:t>Ejemplo de imagen</w:t>
      </w:r>
    </w:p>
    <w:p w14:paraId="014140B5" w14:textId="77777777" w:rsidR="003F1952" w:rsidRPr="00C661D5" w:rsidRDefault="003F1952">
      <w:pPr>
        <w:rPr>
          <w:sz w:val="24"/>
          <w:szCs w:val="24"/>
        </w:rPr>
      </w:pPr>
    </w:p>
    <w:p w14:paraId="3F5C0A50" w14:textId="77777777" w:rsidR="003F1952" w:rsidRPr="00C661D5" w:rsidRDefault="000C1B85">
      <w:pPr>
        <w:jc w:val="center"/>
        <w:rPr>
          <w:sz w:val="24"/>
          <w:szCs w:val="24"/>
        </w:rPr>
      </w:pPr>
      <w:r w:rsidRPr="00C661D5">
        <w:rPr>
          <w:sz w:val="24"/>
          <w:szCs w:val="24"/>
        </w:rPr>
        <w:t>Figura 1. Tipos de Investigación</w:t>
      </w:r>
    </w:p>
    <w:p w14:paraId="49047F7F" w14:textId="77777777" w:rsidR="003F1952" w:rsidRPr="00C661D5" w:rsidRDefault="000C1B85">
      <w:pPr>
        <w:jc w:val="center"/>
        <w:rPr>
          <w:sz w:val="24"/>
          <w:szCs w:val="24"/>
        </w:rPr>
      </w:pPr>
      <w:r w:rsidRPr="00C661D5">
        <w:rPr>
          <w:noProof/>
          <w:sz w:val="24"/>
          <w:szCs w:val="24"/>
        </w:rPr>
        <w:lastRenderedPageBreak/>
        <w:drawing>
          <wp:inline distT="0" distB="0" distL="0" distR="0" wp14:anchorId="3238E5D7" wp14:editId="4BD631B6">
            <wp:extent cx="2482680" cy="2636204"/>
            <wp:effectExtent l="0" t="0" r="0" b="0"/>
            <wp:docPr id="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9"/>
                    <a:srcRect l="15498" r="13057"/>
                    <a:stretch>
                      <a:fillRect/>
                    </a:stretch>
                  </pic:blipFill>
                  <pic:spPr>
                    <a:xfrm>
                      <a:off x="0" y="0"/>
                      <a:ext cx="2482680" cy="2636204"/>
                    </a:xfrm>
                    <a:prstGeom prst="rect">
                      <a:avLst/>
                    </a:prstGeom>
                    <a:ln/>
                  </pic:spPr>
                </pic:pic>
              </a:graphicData>
            </a:graphic>
          </wp:inline>
        </w:drawing>
      </w:r>
    </w:p>
    <w:p w14:paraId="4C9C07AC" w14:textId="77777777" w:rsidR="003F1952" w:rsidRPr="00C661D5" w:rsidRDefault="000C1B85">
      <w:pPr>
        <w:jc w:val="center"/>
        <w:rPr>
          <w:sz w:val="24"/>
          <w:szCs w:val="24"/>
        </w:rPr>
      </w:pPr>
      <w:r w:rsidRPr="00C661D5">
        <w:rPr>
          <w:sz w:val="24"/>
          <w:szCs w:val="24"/>
        </w:rPr>
        <w:t>Fuente: Autor</w:t>
      </w:r>
    </w:p>
    <w:p w14:paraId="18DF37D7" w14:textId="77777777" w:rsidR="003F1952" w:rsidRPr="00C661D5" w:rsidRDefault="000C1B85">
      <w:pPr>
        <w:rPr>
          <w:b/>
          <w:sz w:val="24"/>
          <w:szCs w:val="24"/>
          <w:u w:val="single"/>
        </w:rPr>
      </w:pPr>
      <w:r w:rsidRPr="00C661D5">
        <w:rPr>
          <w:b/>
          <w:sz w:val="24"/>
          <w:szCs w:val="24"/>
          <w:u w:val="single"/>
        </w:rPr>
        <w:t>Ejemplo de tabla</w:t>
      </w:r>
    </w:p>
    <w:p w14:paraId="466DEB3A" w14:textId="77777777" w:rsidR="003F1952" w:rsidRPr="00C661D5" w:rsidRDefault="003F1952">
      <w:pPr>
        <w:rPr>
          <w:sz w:val="24"/>
          <w:szCs w:val="24"/>
        </w:rPr>
      </w:pPr>
    </w:p>
    <w:p w14:paraId="01E5EBC9" w14:textId="77777777" w:rsidR="003F1952" w:rsidRPr="00C661D5" w:rsidRDefault="000C1B85">
      <w:pPr>
        <w:rPr>
          <w:sz w:val="24"/>
          <w:szCs w:val="24"/>
        </w:rPr>
      </w:pPr>
      <w:r w:rsidRPr="00C661D5">
        <w:rPr>
          <w:sz w:val="24"/>
          <w:szCs w:val="24"/>
        </w:rPr>
        <w:t>Para el texto en el interior de la tabla deberá utilizarse fuente tipo Arial a 10 puntos con interlineado sencillo. Utilice el mismo formato para todas las tablas para dar uniformidad al documento.</w:t>
      </w:r>
    </w:p>
    <w:p w14:paraId="6C933E15" w14:textId="77777777" w:rsidR="003F1952" w:rsidRPr="00C661D5" w:rsidRDefault="000C1B85">
      <w:pPr>
        <w:jc w:val="center"/>
        <w:rPr>
          <w:sz w:val="24"/>
          <w:szCs w:val="24"/>
        </w:rPr>
      </w:pPr>
      <w:r w:rsidRPr="00C661D5">
        <w:rPr>
          <w:sz w:val="24"/>
          <w:szCs w:val="24"/>
        </w:rPr>
        <w:t>Tabla 1.  Fase 1</w:t>
      </w:r>
    </w:p>
    <w:tbl>
      <w:tblPr>
        <w:tblStyle w:val="a8"/>
        <w:tblW w:w="8719" w:type="dxa"/>
        <w:jc w:val="center"/>
        <w:tblInd w:w="0" w:type="dxa"/>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Layout w:type="fixed"/>
        <w:tblLook w:val="04A0" w:firstRow="1" w:lastRow="0" w:firstColumn="1" w:lastColumn="0" w:noHBand="0" w:noVBand="1"/>
      </w:tblPr>
      <w:tblGrid>
        <w:gridCol w:w="1753"/>
        <w:gridCol w:w="6966"/>
      </w:tblGrid>
      <w:tr w:rsidR="003F1952" w:rsidRPr="00C661D5" w14:paraId="60EF6550" w14:textId="77777777" w:rsidTr="003F195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67C19115" w14:textId="77777777" w:rsidR="003F1952" w:rsidRPr="00C661D5" w:rsidRDefault="000C1B85">
            <w:pPr>
              <w:contextualSpacing w:val="0"/>
              <w:jc w:val="center"/>
              <w:rPr>
                <w:rFonts w:ascii="Arial" w:eastAsia="Arial" w:hAnsi="Arial" w:cs="Arial"/>
                <w:sz w:val="24"/>
                <w:szCs w:val="24"/>
              </w:rPr>
            </w:pPr>
            <w:r w:rsidRPr="00C661D5">
              <w:rPr>
                <w:rFonts w:ascii="Arial" w:eastAsia="Arial" w:hAnsi="Arial" w:cs="Arial"/>
                <w:b w:val="0"/>
                <w:color w:val="000000"/>
                <w:sz w:val="24"/>
                <w:szCs w:val="24"/>
              </w:rPr>
              <w:t>Tipo</w:t>
            </w:r>
          </w:p>
        </w:tc>
        <w:tc>
          <w:tcPr>
            <w:tcW w:w="6966" w:type="dxa"/>
            <w:vAlign w:val="center"/>
          </w:tcPr>
          <w:p w14:paraId="07E7C14D" w14:textId="77777777" w:rsidR="003F1952" w:rsidRPr="00C661D5" w:rsidRDefault="000C1B85">
            <w:pPr>
              <w:contextualSpacing w:val="0"/>
              <w:jc w:val="center"/>
              <w:cnfStyle w:val="100000000000" w:firstRow="1" w:lastRow="0" w:firstColumn="0" w:lastColumn="0" w:oddVBand="0" w:evenVBand="0" w:oddHBand="0" w:evenHBand="0" w:firstRowFirstColumn="0" w:firstRowLastColumn="0" w:lastRowFirstColumn="0" w:lastRowLastColumn="0"/>
              <w:rPr>
                <w:rFonts w:ascii="Arial" w:eastAsia="Arial" w:hAnsi="Arial" w:cs="Arial"/>
                <w:sz w:val="24"/>
                <w:szCs w:val="24"/>
              </w:rPr>
            </w:pPr>
            <w:r w:rsidRPr="00C661D5">
              <w:rPr>
                <w:rFonts w:ascii="Arial" w:eastAsia="Arial" w:hAnsi="Arial" w:cs="Arial"/>
                <w:b w:val="0"/>
                <w:color w:val="000000"/>
                <w:sz w:val="24"/>
                <w:szCs w:val="24"/>
              </w:rPr>
              <w:t>Elementos</w:t>
            </w:r>
          </w:p>
        </w:tc>
      </w:tr>
      <w:tr w:rsidR="003F1952" w:rsidRPr="00C661D5" w14:paraId="753023DF" w14:textId="77777777" w:rsidTr="003F1952">
        <w:trPr>
          <w:cnfStyle w:val="000000100000" w:firstRow="0" w:lastRow="0" w:firstColumn="0" w:lastColumn="0" w:oddVBand="0" w:evenVBand="0" w:oddHBand="1" w:evenHBand="0" w:firstRowFirstColumn="0" w:firstRowLastColumn="0" w:lastRowFirstColumn="0" w:lastRowLastColumn="0"/>
          <w:trHeight w:val="20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B0E8CB2"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Actividades</w:t>
            </w:r>
          </w:p>
        </w:tc>
        <w:tc>
          <w:tcPr>
            <w:tcW w:w="6966" w:type="dxa"/>
            <w:vAlign w:val="center"/>
          </w:tcPr>
          <w:p w14:paraId="5838725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1</w:t>
            </w:r>
          </w:p>
          <w:p w14:paraId="08864540"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2</w:t>
            </w:r>
          </w:p>
          <w:p w14:paraId="221B6817"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3</w:t>
            </w:r>
          </w:p>
          <w:p w14:paraId="10750AE8" w14:textId="77777777" w:rsidR="003F1952" w:rsidRPr="00C661D5" w:rsidRDefault="000C1B85">
            <w:pPr>
              <w:numPr>
                <w:ilvl w:val="0"/>
                <w:numId w:val="2"/>
              </w:numPr>
              <w:ind w:hanging="360"/>
              <w:cnfStyle w:val="000000100000" w:firstRow="0" w:lastRow="0" w:firstColumn="0" w:lastColumn="0" w:oddVBand="0" w:evenVBand="0" w:oddHBand="1"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Actividad 4</w:t>
            </w:r>
          </w:p>
        </w:tc>
      </w:tr>
      <w:tr w:rsidR="003F1952" w:rsidRPr="00C661D5" w14:paraId="48B49981" w14:textId="77777777" w:rsidTr="003F1952">
        <w:trPr>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2DD07B0"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Recursos</w:t>
            </w:r>
          </w:p>
        </w:tc>
        <w:tc>
          <w:tcPr>
            <w:tcW w:w="6966" w:type="dxa"/>
            <w:vAlign w:val="center"/>
          </w:tcPr>
          <w:p w14:paraId="047CD783"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Sitio de trabajo</w:t>
            </w:r>
          </w:p>
          <w:p w14:paraId="446477A2"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Conexión a internet </w:t>
            </w:r>
          </w:p>
          <w:p w14:paraId="5D4E60C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Computador </w:t>
            </w:r>
          </w:p>
          <w:p w14:paraId="22E3DE2E"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Programas del computador</w:t>
            </w:r>
          </w:p>
          <w:p w14:paraId="1ACF586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Navegador Web</w:t>
            </w:r>
          </w:p>
          <w:p w14:paraId="1F7F9BD9"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 xml:space="preserve">Word </w:t>
            </w:r>
          </w:p>
          <w:p w14:paraId="7D8A964A" w14:textId="77777777" w:rsidR="003F1952" w:rsidRPr="00C661D5" w:rsidRDefault="000C1B85">
            <w:pPr>
              <w:numPr>
                <w:ilvl w:val="0"/>
                <w:numId w:val="2"/>
              </w:numPr>
              <w:ind w:hanging="360"/>
              <w:cnfStyle w:val="000000000000" w:firstRow="0" w:lastRow="0" w:firstColumn="0" w:lastColumn="0" w:oddVBand="0" w:evenVBand="0" w:oddHBand="0" w:evenHBand="0" w:firstRowFirstColumn="0" w:firstRowLastColumn="0" w:lastRowFirstColumn="0" w:lastRowLastColumn="0"/>
              <w:rPr>
                <w:rFonts w:ascii="Arial" w:hAnsi="Arial" w:cs="Arial"/>
                <w:sz w:val="24"/>
                <w:szCs w:val="24"/>
              </w:rPr>
            </w:pPr>
            <w:r w:rsidRPr="00C661D5">
              <w:rPr>
                <w:rFonts w:ascii="Arial" w:eastAsia="Arial" w:hAnsi="Arial" w:cs="Arial"/>
                <w:sz w:val="24"/>
                <w:szCs w:val="24"/>
              </w:rPr>
              <w:t>Excel</w:t>
            </w:r>
          </w:p>
        </w:tc>
      </w:tr>
      <w:tr w:rsidR="003F1952" w:rsidRPr="00C661D5" w14:paraId="5E72A4C6" w14:textId="77777777" w:rsidTr="003F195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53" w:type="dxa"/>
            <w:vAlign w:val="center"/>
          </w:tcPr>
          <w:p w14:paraId="5371D72F" w14:textId="77777777" w:rsidR="003F1952" w:rsidRPr="00C661D5" w:rsidRDefault="000C1B85">
            <w:pPr>
              <w:contextualSpacing w:val="0"/>
              <w:rPr>
                <w:rFonts w:ascii="Arial" w:eastAsia="Arial" w:hAnsi="Arial" w:cs="Arial"/>
                <w:sz w:val="24"/>
                <w:szCs w:val="24"/>
              </w:rPr>
            </w:pPr>
            <w:r w:rsidRPr="00C661D5">
              <w:rPr>
                <w:rFonts w:ascii="Arial" w:eastAsia="Arial" w:hAnsi="Arial" w:cs="Arial"/>
                <w:b w:val="0"/>
                <w:sz w:val="24"/>
                <w:szCs w:val="24"/>
              </w:rPr>
              <w:t>Resultados</w:t>
            </w:r>
          </w:p>
        </w:tc>
        <w:tc>
          <w:tcPr>
            <w:tcW w:w="6966" w:type="dxa"/>
            <w:vAlign w:val="center"/>
          </w:tcPr>
          <w:p w14:paraId="51590070" w14:textId="77777777" w:rsidR="003F1952" w:rsidRPr="00C661D5" w:rsidRDefault="000C1B85">
            <w:pPr>
              <w:contextualSpacing w:val="0"/>
              <w:cnfStyle w:val="000000100000" w:firstRow="0" w:lastRow="0" w:firstColumn="0" w:lastColumn="0" w:oddVBand="0" w:evenVBand="0" w:oddHBand="1" w:evenHBand="0" w:firstRowFirstColumn="0" w:firstRowLastColumn="0" w:lastRowFirstColumn="0" w:lastRowLastColumn="0"/>
              <w:rPr>
                <w:rFonts w:ascii="Arial" w:eastAsia="Arial" w:hAnsi="Arial" w:cs="Arial"/>
                <w:sz w:val="24"/>
                <w:szCs w:val="24"/>
                <w:highlight w:val="yellow"/>
              </w:rPr>
            </w:pPr>
            <w:r w:rsidRPr="00C661D5">
              <w:rPr>
                <w:rFonts w:ascii="Arial" w:eastAsia="Arial" w:hAnsi="Arial" w:cs="Arial"/>
                <w:sz w:val="24"/>
                <w:szCs w:val="24"/>
              </w:rPr>
              <w:t>Conocimiento y fortalecimiento del paradigma de la programación orientada a objetos, sus características, alcance, técnicas de desarrollo, métodos y funciones entre otros campos vinculados con esta misma.</w:t>
            </w:r>
          </w:p>
        </w:tc>
      </w:tr>
    </w:tbl>
    <w:p w14:paraId="6F2822D5" w14:textId="77777777" w:rsidR="003F1952" w:rsidRPr="00C661D5" w:rsidRDefault="000C1B85">
      <w:pPr>
        <w:jc w:val="center"/>
        <w:rPr>
          <w:sz w:val="24"/>
          <w:szCs w:val="24"/>
        </w:rPr>
      </w:pPr>
      <w:r w:rsidRPr="00C661D5">
        <w:rPr>
          <w:sz w:val="24"/>
          <w:szCs w:val="24"/>
        </w:rPr>
        <w:t>Fuente: Autor</w:t>
      </w:r>
    </w:p>
    <w:p w14:paraId="71CD3C96" w14:textId="77777777" w:rsidR="003F1952" w:rsidRPr="00C661D5" w:rsidRDefault="003F1952">
      <w:pPr>
        <w:rPr>
          <w:color w:val="A6A6A6"/>
          <w:sz w:val="24"/>
          <w:szCs w:val="24"/>
        </w:rPr>
      </w:pPr>
    </w:p>
    <w:p w14:paraId="699A4664" w14:textId="77777777" w:rsidR="003F1952" w:rsidRPr="00C661D5" w:rsidRDefault="003F1952">
      <w:pPr>
        <w:rPr>
          <w:sz w:val="24"/>
          <w:szCs w:val="24"/>
        </w:rPr>
      </w:pPr>
    </w:p>
    <w:p w14:paraId="5E8B6CED" w14:textId="77777777" w:rsidR="003F1952" w:rsidRPr="00C661D5" w:rsidRDefault="003F1952">
      <w:pPr>
        <w:rPr>
          <w:sz w:val="24"/>
          <w:szCs w:val="24"/>
        </w:rPr>
      </w:pPr>
    </w:p>
    <w:p w14:paraId="25DEB0F1" w14:textId="77777777" w:rsidR="003F1952" w:rsidRPr="00C661D5" w:rsidRDefault="003F1952">
      <w:pPr>
        <w:rPr>
          <w:sz w:val="24"/>
          <w:szCs w:val="24"/>
        </w:rPr>
      </w:pPr>
    </w:p>
    <w:p w14:paraId="6B36D627" w14:textId="77777777" w:rsidR="003F1952" w:rsidRPr="00C661D5" w:rsidRDefault="003F1952">
      <w:pPr>
        <w:rPr>
          <w:sz w:val="24"/>
          <w:szCs w:val="24"/>
        </w:rPr>
      </w:pPr>
    </w:p>
    <w:p w14:paraId="31C296BF" w14:textId="77777777" w:rsidR="003F1952" w:rsidRPr="00C661D5" w:rsidRDefault="003F1952">
      <w:pPr>
        <w:rPr>
          <w:sz w:val="24"/>
          <w:szCs w:val="24"/>
        </w:rPr>
      </w:pPr>
    </w:p>
    <w:p w14:paraId="111DEB8A" w14:textId="77777777" w:rsidR="003F1952" w:rsidRPr="00C661D5" w:rsidRDefault="003F1952">
      <w:pPr>
        <w:rPr>
          <w:sz w:val="24"/>
          <w:szCs w:val="24"/>
        </w:rPr>
      </w:pPr>
    </w:p>
    <w:p w14:paraId="43E1D1EB" w14:textId="77777777" w:rsidR="003F1952" w:rsidRPr="00C661D5" w:rsidRDefault="003F1952">
      <w:pPr>
        <w:tabs>
          <w:tab w:val="left" w:pos="80"/>
        </w:tabs>
        <w:spacing w:after="120"/>
        <w:rPr>
          <w:b/>
          <w:sz w:val="24"/>
          <w:szCs w:val="24"/>
        </w:rPr>
      </w:pPr>
    </w:p>
    <w:p w14:paraId="493EF478" w14:textId="77777777" w:rsidR="003F1952" w:rsidRPr="00C661D5" w:rsidRDefault="003F1952">
      <w:pPr>
        <w:rPr>
          <w:sz w:val="24"/>
          <w:szCs w:val="24"/>
        </w:rPr>
      </w:pPr>
    </w:p>
    <w:sectPr w:rsidR="003F1952" w:rsidRPr="00C661D5">
      <w:type w:val="continuous"/>
      <w:pgSz w:w="12240" w:h="15840"/>
      <w:pgMar w:top="1701" w:right="1701" w:bottom="1701" w:left="1701" w:header="0" w:footer="720" w:gutter="0"/>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elkin" w:date="2017-11-02T23:05:00Z" w:initials="e">
    <w:p w14:paraId="43649700" w14:textId="2F2CDAA3" w:rsidR="00B53467" w:rsidRDefault="00B53467">
      <w:pPr>
        <w:pStyle w:val="Textocomentario"/>
      </w:pPr>
      <w:r>
        <w:rPr>
          <w:rStyle w:val="Refdecomentario"/>
        </w:rPr>
        <w:annotationRef/>
      </w:r>
      <w:r>
        <w:t>Agregar figuras</w:t>
      </w:r>
    </w:p>
  </w:comment>
  <w:comment w:id="5" w:author="elkin" w:date="2017-11-02T23:05:00Z" w:initials="e">
    <w:p w14:paraId="1AD2EADD" w14:textId="33684D27" w:rsidR="00B53467" w:rsidRDefault="00B53467">
      <w:pPr>
        <w:pStyle w:val="Textocomentario"/>
      </w:pPr>
      <w:r>
        <w:rPr>
          <w:rStyle w:val="Refdecomentario"/>
        </w:rPr>
        <w:annotationRef/>
      </w:r>
      <w:r>
        <w:t>Agregar tablas</w:t>
      </w:r>
    </w:p>
  </w:comment>
  <w:comment w:id="58" w:author="elkin" w:date="2017-11-02T23:03:00Z" w:initials="e">
    <w:p w14:paraId="4E57B673" w14:textId="3A803A07" w:rsidR="00B53467" w:rsidRDefault="00B53467">
      <w:pPr>
        <w:pStyle w:val="Textocomentario"/>
      </w:pPr>
      <w:r>
        <w:rPr>
          <w:rStyle w:val="Refdecomentario"/>
        </w:rPr>
        <w:annotationRef/>
      </w:r>
      <w:r>
        <w:t>Actualizar imagen</w:t>
      </w:r>
    </w:p>
  </w:comment>
  <w:comment w:id="60" w:author="elkin" w:date="2017-11-02T23:04:00Z" w:initials="e">
    <w:p w14:paraId="643F0305" w14:textId="7C887A90" w:rsidR="00B53467" w:rsidRDefault="00B53467">
      <w:pPr>
        <w:pStyle w:val="Textocomentario"/>
      </w:pPr>
      <w:r>
        <w:rPr>
          <w:rStyle w:val="Refdecomentario"/>
        </w:rPr>
        <w:annotationRef/>
      </w:r>
      <w:r>
        <w:t>Actualizar imagen</w:t>
      </w:r>
    </w:p>
  </w:comment>
  <w:comment w:id="79" w:author="elkin" w:date="2017-11-02T23:09:00Z" w:initials="e">
    <w:p w14:paraId="480B553B" w14:textId="75D19AF6" w:rsidR="00CB4DD0" w:rsidRDefault="00CB4DD0">
      <w:pPr>
        <w:pStyle w:val="Textocomentario"/>
      </w:pPr>
      <w:r>
        <w:rPr>
          <w:rStyle w:val="Refdecomentario"/>
        </w:rPr>
        <w:annotationRef/>
      </w:r>
      <w:r w:rsidR="00CD5B10">
        <w:t>Actualizar imagen</w:t>
      </w:r>
    </w:p>
  </w:comment>
  <w:comment w:id="80" w:author="elkin" w:date="2017-11-02T23:09:00Z" w:initials="e">
    <w:p w14:paraId="7E7FDA7F" w14:textId="3D29C36E" w:rsidR="00CB4DD0" w:rsidRDefault="00CB4DD0">
      <w:pPr>
        <w:pStyle w:val="Textocomentario"/>
      </w:pPr>
      <w:r>
        <w:rPr>
          <w:rStyle w:val="Refdecomentario"/>
        </w:rPr>
        <w:annotationRef/>
      </w:r>
      <w:r w:rsidR="00CD5B10">
        <w:t>Actualizar imagen</w:t>
      </w:r>
    </w:p>
  </w:comment>
  <w:comment w:id="81" w:author="elkin" w:date="2017-11-02T23:11:00Z" w:initials="e">
    <w:p w14:paraId="30D7A66F" w14:textId="5C18CF2F" w:rsidR="00CB4DD0" w:rsidRDefault="00CB4DD0">
      <w:pPr>
        <w:pStyle w:val="Textocomentario"/>
      </w:pPr>
      <w:r>
        <w:rPr>
          <w:rStyle w:val="Refdecomentario"/>
        </w:rPr>
        <w:annotationRef/>
      </w:r>
      <w:r w:rsidR="00CD5B10">
        <w:t>Terminar esta parte</w:t>
      </w:r>
      <w:bookmarkStart w:id="82" w:name="_GoBack"/>
      <w:bookmarkEnd w:id="82"/>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A5DEA2B" w15:done="0"/>
  <w15:commentEx w15:paraId="7FED7CD0" w15:done="0"/>
  <w15:commentEx w15:paraId="54DA27E1" w15:done="0"/>
  <w15:commentEx w15:paraId="2D4538D1" w15:done="0"/>
  <w15:commentEx w15:paraId="53A17155" w15:done="0"/>
  <w15:commentEx w15:paraId="7385A7B0" w15:done="0"/>
  <w15:commentEx w15:paraId="697EF4A9" w15:done="0"/>
  <w15:commentEx w15:paraId="467CDC9F" w15:done="0"/>
  <w15:commentEx w15:paraId="3F28A8D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5DEA2B" w16cid:durableId="1D87400B"/>
  <w16cid:commentId w16cid:paraId="7FED7CD0" w16cid:durableId="1D87400C"/>
  <w16cid:commentId w16cid:paraId="54DA27E1" w16cid:durableId="1D87400D"/>
  <w16cid:commentId w16cid:paraId="2D4538D1" w16cid:durableId="1D87400E"/>
  <w16cid:commentId w16cid:paraId="53A17155" w16cid:durableId="1D87400F"/>
  <w16cid:commentId w16cid:paraId="7385A7B0" w16cid:durableId="1D874010"/>
  <w16cid:commentId w16cid:paraId="697EF4A9" w16cid:durableId="1D874011"/>
  <w16cid:commentId w16cid:paraId="467CDC9F" w16cid:durableId="1D874012"/>
  <w16cid:commentId w16cid:paraId="3F28A8D0" w16cid:durableId="1D874013"/>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9396F70" w14:textId="77777777" w:rsidR="00CD5B10" w:rsidRDefault="00CD5B10">
      <w:r>
        <w:separator/>
      </w:r>
    </w:p>
  </w:endnote>
  <w:endnote w:type="continuationSeparator" w:id="0">
    <w:p w14:paraId="4B47CF69" w14:textId="77777777" w:rsidR="00CD5B10" w:rsidRDefault="00CD5B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90CE2B" w14:textId="77777777" w:rsidR="00B53467" w:rsidRDefault="00B53467">
    <w:pPr>
      <w:spacing w:line="276" w:lineRule="auto"/>
      <w:jc w:val="left"/>
    </w:pPr>
  </w:p>
  <w:tbl>
    <w:tblPr>
      <w:tblStyle w:val="aa"/>
      <w:tblW w:w="10286" w:type="dxa"/>
      <w:tblInd w:w="-567" w:type="dxa"/>
      <w:tblLayout w:type="fixed"/>
      <w:tblLook w:val="0400" w:firstRow="0" w:lastRow="0" w:firstColumn="0" w:lastColumn="0" w:noHBand="0" w:noVBand="1"/>
    </w:tblPr>
    <w:tblGrid>
      <w:gridCol w:w="2977"/>
      <w:gridCol w:w="4112"/>
      <w:gridCol w:w="3197"/>
    </w:tblGrid>
    <w:tr w:rsidR="00B53467" w14:paraId="281485CE" w14:textId="77777777">
      <w:trPr>
        <w:trHeight w:val="200"/>
      </w:trPr>
      <w:tc>
        <w:tcPr>
          <w:tcW w:w="2977" w:type="dxa"/>
          <w:vMerge w:val="restart"/>
        </w:tcPr>
        <w:p w14:paraId="53422402" w14:textId="77777777" w:rsidR="00B53467" w:rsidRDefault="00B53467">
          <w:pPr>
            <w:jc w:val="left"/>
            <w:rPr>
              <w:sz w:val="14"/>
              <w:szCs w:val="14"/>
            </w:rPr>
          </w:pPr>
          <w:r>
            <w:rPr>
              <w:sz w:val="14"/>
              <w:szCs w:val="14"/>
            </w:rPr>
            <w:t xml:space="preserve">ELABORADO POR: </w:t>
          </w:r>
        </w:p>
        <w:p w14:paraId="2B6C3925" w14:textId="77777777" w:rsidR="00B53467" w:rsidRDefault="00B53467">
          <w:pPr>
            <w:jc w:val="left"/>
            <w:rPr>
              <w:sz w:val="14"/>
              <w:szCs w:val="14"/>
            </w:rPr>
          </w:pPr>
          <w:r>
            <w:rPr>
              <w:sz w:val="14"/>
              <w:szCs w:val="14"/>
            </w:rPr>
            <w:t>Oficina de Investigaciones</w:t>
          </w:r>
        </w:p>
        <w:p w14:paraId="71D900CD" w14:textId="77777777" w:rsidR="00B53467" w:rsidRDefault="00B53467">
          <w:pPr>
            <w:ind w:left="357" w:hanging="357"/>
            <w:jc w:val="left"/>
            <w:rPr>
              <w:sz w:val="14"/>
              <w:szCs w:val="14"/>
            </w:rPr>
          </w:pPr>
        </w:p>
      </w:tc>
      <w:tc>
        <w:tcPr>
          <w:tcW w:w="4112" w:type="dxa"/>
          <w:vMerge w:val="restart"/>
        </w:tcPr>
        <w:p w14:paraId="2D00B9CD" w14:textId="77777777" w:rsidR="00B53467" w:rsidRDefault="00B53467">
          <w:pPr>
            <w:jc w:val="left"/>
            <w:rPr>
              <w:sz w:val="14"/>
              <w:szCs w:val="14"/>
            </w:rPr>
          </w:pPr>
          <w:r>
            <w:rPr>
              <w:sz w:val="14"/>
              <w:szCs w:val="14"/>
            </w:rPr>
            <w:t xml:space="preserve">REVISADO POR:  </w:t>
          </w:r>
        </w:p>
        <w:p w14:paraId="0FE4B4BC" w14:textId="77777777" w:rsidR="00B53467" w:rsidRDefault="00B53467">
          <w:pPr>
            <w:ind w:left="357" w:hanging="357"/>
            <w:jc w:val="left"/>
            <w:rPr>
              <w:sz w:val="14"/>
              <w:szCs w:val="14"/>
            </w:rPr>
          </w:pPr>
          <w:r>
            <w:rPr>
              <w:sz w:val="14"/>
              <w:szCs w:val="14"/>
            </w:rPr>
            <w:t>soporte al sistema integrado de gestión</w:t>
          </w:r>
        </w:p>
      </w:tc>
      <w:tc>
        <w:tcPr>
          <w:tcW w:w="3197" w:type="dxa"/>
        </w:tcPr>
        <w:p w14:paraId="53F639CE" w14:textId="77777777" w:rsidR="00B53467" w:rsidRDefault="00B53467">
          <w:pPr>
            <w:ind w:left="357" w:hanging="357"/>
            <w:jc w:val="left"/>
            <w:rPr>
              <w:sz w:val="14"/>
              <w:szCs w:val="14"/>
            </w:rPr>
          </w:pPr>
          <w:r>
            <w:rPr>
              <w:sz w:val="14"/>
              <w:szCs w:val="14"/>
            </w:rPr>
            <w:t>APROBADO POR : Asesor de planeación</w:t>
          </w:r>
        </w:p>
      </w:tc>
    </w:tr>
    <w:tr w:rsidR="00B53467" w14:paraId="0206B20B" w14:textId="77777777">
      <w:trPr>
        <w:trHeight w:val="200"/>
      </w:trPr>
      <w:tc>
        <w:tcPr>
          <w:tcW w:w="2977" w:type="dxa"/>
          <w:vMerge/>
        </w:tcPr>
        <w:p w14:paraId="365DEDE1" w14:textId="77777777" w:rsidR="00B53467" w:rsidRDefault="00B53467">
          <w:pPr>
            <w:spacing w:line="276" w:lineRule="auto"/>
            <w:jc w:val="left"/>
            <w:rPr>
              <w:sz w:val="14"/>
              <w:szCs w:val="14"/>
            </w:rPr>
          </w:pPr>
        </w:p>
      </w:tc>
      <w:tc>
        <w:tcPr>
          <w:tcW w:w="4112" w:type="dxa"/>
          <w:vMerge/>
        </w:tcPr>
        <w:p w14:paraId="4C7B9380" w14:textId="77777777" w:rsidR="00B53467" w:rsidRDefault="00B53467">
          <w:pPr>
            <w:jc w:val="left"/>
            <w:rPr>
              <w:sz w:val="14"/>
              <w:szCs w:val="14"/>
            </w:rPr>
          </w:pPr>
        </w:p>
        <w:p w14:paraId="3BD66945" w14:textId="77777777" w:rsidR="00B53467" w:rsidRDefault="00B53467">
          <w:pPr>
            <w:jc w:val="left"/>
            <w:rPr>
              <w:sz w:val="14"/>
              <w:szCs w:val="14"/>
            </w:rPr>
          </w:pPr>
        </w:p>
      </w:tc>
      <w:tc>
        <w:tcPr>
          <w:tcW w:w="3197" w:type="dxa"/>
        </w:tcPr>
        <w:p w14:paraId="2B9158C1" w14:textId="77777777" w:rsidR="00B53467" w:rsidRDefault="00B53467">
          <w:pPr>
            <w:ind w:left="357" w:hanging="357"/>
            <w:jc w:val="left"/>
            <w:rPr>
              <w:sz w:val="14"/>
              <w:szCs w:val="14"/>
            </w:rPr>
          </w:pPr>
          <w:r>
            <w:rPr>
              <w:sz w:val="14"/>
              <w:szCs w:val="14"/>
            </w:rPr>
            <w:t xml:space="preserve">FECHA APROBACION: </w:t>
          </w:r>
        </w:p>
      </w:tc>
    </w:tr>
  </w:tbl>
  <w:p w14:paraId="55E8FFE0" w14:textId="77777777" w:rsidR="00B53467" w:rsidRDefault="00B53467">
    <w:pPr>
      <w:tabs>
        <w:tab w:val="center" w:pos="4419"/>
        <w:tab w:val="right" w:pos="8838"/>
      </w:tabs>
      <w:ind w:left="-567"/>
      <w:jc w:val="right"/>
    </w:pPr>
  </w:p>
  <w:p w14:paraId="66AD10D6" w14:textId="77777777" w:rsidR="00B53467" w:rsidRDefault="00B53467">
    <w:pPr>
      <w:tabs>
        <w:tab w:val="center" w:pos="4419"/>
        <w:tab w:val="right" w:pos="8838"/>
      </w:tabs>
      <w:spacing w:after="279"/>
      <w:rPr>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4A7974" w14:textId="77777777" w:rsidR="00CD5B10" w:rsidRDefault="00CD5B10">
      <w:r>
        <w:separator/>
      </w:r>
    </w:p>
  </w:footnote>
  <w:footnote w:type="continuationSeparator" w:id="0">
    <w:p w14:paraId="1CE5C607" w14:textId="77777777" w:rsidR="00CD5B10" w:rsidRDefault="00CD5B1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53CD67" w14:textId="77777777" w:rsidR="00B53467" w:rsidRDefault="00B53467">
    <w:pPr>
      <w:spacing w:before="720" w:line="276" w:lineRule="auto"/>
      <w:jc w:val="left"/>
    </w:pPr>
  </w:p>
  <w:tbl>
    <w:tblPr>
      <w:tblStyle w:val="a9"/>
      <w:tblW w:w="8980" w:type="dxa"/>
      <w:jc w:val="center"/>
      <w:tblInd w:w="0" w:type="dxa"/>
      <w:tblLayout w:type="fixed"/>
      <w:tblLook w:val="0000" w:firstRow="0" w:lastRow="0" w:firstColumn="0" w:lastColumn="0" w:noHBand="0" w:noVBand="0"/>
    </w:tblPr>
    <w:tblGrid>
      <w:gridCol w:w="1558"/>
      <w:gridCol w:w="5579"/>
      <w:gridCol w:w="1843"/>
    </w:tblGrid>
    <w:tr w:rsidR="00B53467" w14:paraId="034B90C1" w14:textId="77777777">
      <w:trPr>
        <w:trHeight w:val="700"/>
        <w:jc w:val="center"/>
      </w:trPr>
      <w:tc>
        <w:tcPr>
          <w:tcW w:w="1558" w:type="dxa"/>
        </w:tcPr>
        <w:p w14:paraId="31FBBD03" w14:textId="77777777" w:rsidR="00B53467" w:rsidRDefault="00B53467">
          <w:pPr>
            <w:jc w:val="center"/>
          </w:pPr>
          <w:r>
            <w:rPr>
              <w:noProof/>
            </w:rPr>
            <w:drawing>
              <wp:inline distT="0" distB="0" distL="0" distR="0" wp14:anchorId="07DE6E35" wp14:editId="7B36AAE9">
                <wp:extent cx="542925" cy="419100"/>
                <wp:effectExtent l="0" t="0" r="0" b="0"/>
                <wp:docPr id="13" name="image25.png" descr="Descripción: C:\Documents and Settings\RECC01\Configuración local\Temp\Directorio temporal 1 para Aplicaciones para aplicacion logo uts.zip\logo uts version vertical.png"/>
                <wp:cNvGraphicFramePr/>
                <a:graphic xmlns:a="http://schemas.openxmlformats.org/drawingml/2006/main">
                  <a:graphicData uri="http://schemas.openxmlformats.org/drawingml/2006/picture">
                    <pic:pic xmlns:pic="http://schemas.openxmlformats.org/drawingml/2006/picture">
                      <pic:nvPicPr>
                        <pic:cNvPr id="0" name="image25.png" descr="Descripción: C:\Documents and Settings\RECC01\Configuración local\Temp\Directorio temporal 1 para Aplicaciones para aplicacion logo uts.zip\logo uts version vertical.png"/>
                        <pic:cNvPicPr preferRelativeResize="0"/>
                      </pic:nvPicPr>
                      <pic:blipFill>
                        <a:blip r:embed="rId1"/>
                        <a:srcRect/>
                        <a:stretch>
                          <a:fillRect/>
                        </a:stretch>
                      </pic:blipFill>
                      <pic:spPr>
                        <a:xfrm>
                          <a:off x="0" y="0"/>
                          <a:ext cx="542925" cy="419100"/>
                        </a:xfrm>
                        <a:prstGeom prst="rect">
                          <a:avLst/>
                        </a:prstGeom>
                        <a:ln/>
                      </pic:spPr>
                    </pic:pic>
                  </a:graphicData>
                </a:graphic>
              </wp:inline>
            </w:drawing>
          </w:r>
        </w:p>
      </w:tc>
      <w:tc>
        <w:tcPr>
          <w:tcW w:w="5579" w:type="dxa"/>
          <w:vAlign w:val="center"/>
        </w:tcPr>
        <w:p w14:paraId="218EF8B4" w14:textId="77777777" w:rsidR="00B53467" w:rsidRDefault="00B53467">
          <w:pPr>
            <w:jc w:val="center"/>
          </w:pPr>
          <w:r>
            <w:t>DOCENCIA</w:t>
          </w:r>
        </w:p>
      </w:tc>
      <w:tc>
        <w:tcPr>
          <w:tcW w:w="1843" w:type="dxa"/>
          <w:vAlign w:val="center"/>
        </w:tcPr>
        <w:p w14:paraId="04E7D85A" w14:textId="7B7168C7" w:rsidR="00B53467" w:rsidRDefault="00B53467">
          <w:pPr>
            <w:jc w:val="center"/>
            <w:rPr>
              <w:sz w:val="16"/>
              <w:szCs w:val="16"/>
            </w:rPr>
          </w:pPr>
          <w:r>
            <w:rPr>
              <w:sz w:val="16"/>
              <w:szCs w:val="16"/>
            </w:rPr>
            <w:t xml:space="preserve">PÁGINA </w:t>
          </w:r>
          <w:r>
            <w:rPr>
              <w:sz w:val="16"/>
              <w:szCs w:val="16"/>
            </w:rPr>
            <w:fldChar w:fldCharType="begin"/>
          </w:r>
          <w:r>
            <w:rPr>
              <w:sz w:val="16"/>
              <w:szCs w:val="16"/>
            </w:rPr>
            <w:instrText>PAGE</w:instrText>
          </w:r>
          <w:r>
            <w:rPr>
              <w:sz w:val="16"/>
              <w:szCs w:val="16"/>
            </w:rPr>
            <w:fldChar w:fldCharType="separate"/>
          </w:r>
          <w:r w:rsidR="00CB4DD0">
            <w:rPr>
              <w:noProof/>
              <w:sz w:val="16"/>
              <w:szCs w:val="16"/>
            </w:rPr>
            <w:t>74</w:t>
          </w:r>
          <w:r>
            <w:rPr>
              <w:sz w:val="16"/>
              <w:szCs w:val="16"/>
            </w:rPr>
            <w:fldChar w:fldCharType="end"/>
          </w:r>
          <w:r>
            <w:rPr>
              <w:sz w:val="16"/>
              <w:szCs w:val="16"/>
            </w:rPr>
            <w:t xml:space="preserve"> </w:t>
          </w:r>
        </w:p>
        <w:p w14:paraId="4D63A8B2" w14:textId="0FE6CBC1" w:rsidR="00B53467" w:rsidRDefault="00B53467">
          <w:pPr>
            <w:jc w:val="center"/>
            <w:rPr>
              <w:sz w:val="16"/>
              <w:szCs w:val="16"/>
            </w:rPr>
          </w:pPr>
          <w:r>
            <w:rPr>
              <w:sz w:val="16"/>
              <w:szCs w:val="16"/>
            </w:rPr>
            <w:t xml:space="preserve">DE </w:t>
          </w:r>
          <w:r>
            <w:rPr>
              <w:sz w:val="16"/>
              <w:szCs w:val="16"/>
            </w:rPr>
            <w:fldChar w:fldCharType="begin"/>
          </w:r>
          <w:r>
            <w:rPr>
              <w:sz w:val="16"/>
              <w:szCs w:val="16"/>
            </w:rPr>
            <w:instrText>NUMPAGES</w:instrText>
          </w:r>
          <w:r>
            <w:rPr>
              <w:sz w:val="16"/>
              <w:szCs w:val="16"/>
            </w:rPr>
            <w:fldChar w:fldCharType="separate"/>
          </w:r>
          <w:r w:rsidR="00CB4DD0">
            <w:rPr>
              <w:noProof/>
              <w:sz w:val="16"/>
              <w:szCs w:val="16"/>
            </w:rPr>
            <w:t>79</w:t>
          </w:r>
          <w:r>
            <w:rPr>
              <w:sz w:val="16"/>
              <w:szCs w:val="16"/>
            </w:rPr>
            <w:fldChar w:fldCharType="end"/>
          </w:r>
        </w:p>
      </w:tc>
    </w:tr>
    <w:tr w:rsidR="00B53467" w14:paraId="2A44E672" w14:textId="77777777">
      <w:trPr>
        <w:trHeight w:val="580"/>
        <w:jc w:val="center"/>
      </w:trPr>
      <w:tc>
        <w:tcPr>
          <w:tcW w:w="1558" w:type="dxa"/>
          <w:vAlign w:val="center"/>
        </w:tcPr>
        <w:p w14:paraId="04FCF8A9" w14:textId="77777777" w:rsidR="00B53467" w:rsidRDefault="00B53467">
          <w:pPr>
            <w:jc w:val="center"/>
            <w:rPr>
              <w:sz w:val="16"/>
              <w:szCs w:val="16"/>
            </w:rPr>
          </w:pPr>
          <w:r>
            <w:rPr>
              <w:sz w:val="16"/>
              <w:szCs w:val="16"/>
            </w:rPr>
            <w:t>R-DC-95</w:t>
          </w:r>
        </w:p>
      </w:tc>
      <w:tc>
        <w:tcPr>
          <w:tcW w:w="5579" w:type="dxa"/>
          <w:vAlign w:val="center"/>
        </w:tcPr>
        <w:p w14:paraId="77DC15E1" w14:textId="77777777" w:rsidR="00B53467" w:rsidRDefault="00B53467">
          <w:pPr>
            <w:jc w:val="center"/>
            <w:rPr>
              <w:sz w:val="16"/>
              <w:szCs w:val="16"/>
            </w:rPr>
          </w:pPr>
          <w:r>
            <w:rPr>
              <w:sz w:val="16"/>
              <w:szCs w:val="16"/>
            </w:rPr>
            <w:t>INFORME FINAL DE TRABAJO DE GRADO EN MODALIDAD DE PROYECTO DE INVESTIGACIÓN, DESARROLLO TECNOLÓGICO Y PRÁCTICA</w:t>
          </w:r>
        </w:p>
      </w:tc>
      <w:tc>
        <w:tcPr>
          <w:tcW w:w="1843" w:type="dxa"/>
          <w:vAlign w:val="center"/>
        </w:tcPr>
        <w:p w14:paraId="51404932" w14:textId="77777777" w:rsidR="00B53467" w:rsidRDefault="00B53467">
          <w:pPr>
            <w:jc w:val="center"/>
            <w:rPr>
              <w:sz w:val="16"/>
              <w:szCs w:val="16"/>
            </w:rPr>
          </w:pPr>
          <w:r>
            <w:rPr>
              <w:sz w:val="16"/>
              <w:szCs w:val="16"/>
            </w:rPr>
            <w:t>VERSIÓN: 01</w:t>
          </w:r>
        </w:p>
      </w:tc>
    </w:tr>
  </w:tbl>
  <w:p w14:paraId="304970BE" w14:textId="77777777" w:rsidR="00B53467" w:rsidRDefault="00B53467"/>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D669E"/>
    <w:multiLevelType w:val="multilevel"/>
    <w:tmpl w:val="18D0363A"/>
    <w:lvl w:ilvl="0">
      <w:start w:val="1"/>
      <w:numFmt w:val="bullet"/>
      <w:lvlText w:val="●"/>
      <w:lvlJc w:val="left"/>
      <w:pPr>
        <w:ind w:left="360" w:firstLine="0"/>
      </w:pPr>
      <w:rPr>
        <w:rFonts w:ascii="Arial" w:eastAsia="Arial" w:hAnsi="Arial" w:cs="Arial"/>
      </w:rPr>
    </w:lvl>
    <w:lvl w:ilvl="1">
      <w:start w:val="1"/>
      <w:numFmt w:val="bullet"/>
      <w:lvlText w:val="o"/>
      <w:lvlJc w:val="left"/>
      <w:pPr>
        <w:ind w:left="1080" w:firstLine="720"/>
      </w:pPr>
      <w:rPr>
        <w:rFonts w:ascii="Arial" w:eastAsia="Arial" w:hAnsi="Arial" w:cs="Arial"/>
      </w:rPr>
    </w:lvl>
    <w:lvl w:ilvl="2">
      <w:start w:val="1"/>
      <w:numFmt w:val="bullet"/>
      <w:lvlText w:val="▪"/>
      <w:lvlJc w:val="left"/>
      <w:pPr>
        <w:ind w:left="1800" w:firstLine="1440"/>
      </w:pPr>
      <w:rPr>
        <w:rFonts w:ascii="Arial" w:eastAsia="Arial" w:hAnsi="Arial" w:cs="Arial"/>
      </w:rPr>
    </w:lvl>
    <w:lvl w:ilvl="3">
      <w:start w:val="1"/>
      <w:numFmt w:val="bullet"/>
      <w:lvlText w:val="●"/>
      <w:lvlJc w:val="left"/>
      <w:pPr>
        <w:ind w:left="2520" w:firstLine="2160"/>
      </w:pPr>
      <w:rPr>
        <w:rFonts w:ascii="Arial" w:eastAsia="Arial" w:hAnsi="Arial" w:cs="Arial"/>
      </w:rPr>
    </w:lvl>
    <w:lvl w:ilvl="4">
      <w:start w:val="1"/>
      <w:numFmt w:val="bullet"/>
      <w:lvlText w:val="o"/>
      <w:lvlJc w:val="left"/>
      <w:pPr>
        <w:ind w:left="3240" w:firstLine="2880"/>
      </w:pPr>
      <w:rPr>
        <w:rFonts w:ascii="Arial" w:eastAsia="Arial" w:hAnsi="Arial" w:cs="Arial"/>
      </w:rPr>
    </w:lvl>
    <w:lvl w:ilvl="5">
      <w:start w:val="1"/>
      <w:numFmt w:val="bullet"/>
      <w:lvlText w:val="▪"/>
      <w:lvlJc w:val="left"/>
      <w:pPr>
        <w:ind w:left="3960" w:firstLine="3600"/>
      </w:pPr>
      <w:rPr>
        <w:rFonts w:ascii="Arial" w:eastAsia="Arial" w:hAnsi="Arial" w:cs="Arial"/>
      </w:rPr>
    </w:lvl>
    <w:lvl w:ilvl="6">
      <w:start w:val="1"/>
      <w:numFmt w:val="bullet"/>
      <w:lvlText w:val="●"/>
      <w:lvlJc w:val="left"/>
      <w:pPr>
        <w:ind w:left="4680" w:firstLine="4320"/>
      </w:pPr>
      <w:rPr>
        <w:rFonts w:ascii="Arial" w:eastAsia="Arial" w:hAnsi="Arial" w:cs="Arial"/>
      </w:rPr>
    </w:lvl>
    <w:lvl w:ilvl="7">
      <w:start w:val="1"/>
      <w:numFmt w:val="bullet"/>
      <w:lvlText w:val="o"/>
      <w:lvlJc w:val="left"/>
      <w:pPr>
        <w:ind w:left="5400" w:firstLine="5040"/>
      </w:pPr>
      <w:rPr>
        <w:rFonts w:ascii="Arial" w:eastAsia="Arial" w:hAnsi="Arial" w:cs="Arial"/>
      </w:rPr>
    </w:lvl>
    <w:lvl w:ilvl="8">
      <w:start w:val="1"/>
      <w:numFmt w:val="bullet"/>
      <w:lvlText w:val="▪"/>
      <w:lvlJc w:val="left"/>
      <w:pPr>
        <w:ind w:left="6120" w:firstLine="5760"/>
      </w:pPr>
      <w:rPr>
        <w:rFonts w:ascii="Arial" w:eastAsia="Arial" w:hAnsi="Arial" w:cs="Arial"/>
      </w:rPr>
    </w:lvl>
  </w:abstractNum>
  <w:abstractNum w:abstractNumId="1">
    <w:nsid w:val="1D130B19"/>
    <w:multiLevelType w:val="multilevel"/>
    <w:tmpl w:val="D90E9A0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1D2144EE"/>
    <w:multiLevelType w:val="multilevel"/>
    <w:tmpl w:val="5DBC6DB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203C5F17"/>
    <w:multiLevelType w:val="multilevel"/>
    <w:tmpl w:val="66E02F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46310C2F"/>
    <w:multiLevelType w:val="multilevel"/>
    <w:tmpl w:val="1A243F6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7FC4DEE"/>
    <w:multiLevelType w:val="multilevel"/>
    <w:tmpl w:val="B83A35F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6">
    <w:nsid w:val="4D6E32DB"/>
    <w:multiLevelType w:val="multilevel"/>
    <w:tmpl w:val="80B2B7A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4E0A2CAB"/>
    <w:multiLevelType w:val="multilevel"/>
    <w:tmpl w:val="993E8028"/>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8">
    <w:nsid w:val="596D6FC7"/>
    <w:multiLevelType w:val="multilevel"/>
    <w:tmpl w:val="070A5200"/>
    <w:lvl w:ilvl="0">
      <w:start w:val="1"/>
      <w:numFmt w:val="decimal"/>
      <w:lvlText w:val="%1."/>
      <w:lvlJc w:val="left"/>
      <w:pPr>
        <w:ind w:left="432" w:firstLine="0"/>
      </w:pPr>
      <w:rPr>
        <w:b/>
      </w:rPr>
    </w:lvl>
    <w:lvl w:ilvl="1">
      <w:start w:val="1"/>
      <w:numFmt w:val="decimal"/>
      <w:lvlText w:val="%1.%2."/>
      <w:lvlJc w:val="left"/>
      <w:pPr>
        <w:ind w:left="576" w:firstLine="0"/>
      </w:pPr>
      <w:rPr>
        <w:b/>
      </w:rPr>
    </w:lvl>
    <w:lvl w:ilvl="2">
      <w:start w:val="1"/>
      <w:numFmt w:val="decimal"/>
      <w:lvlText w:val="%1.%2.%3."/>
      <w:lvlJc w:val="left"/>
      <w:pPr>
        <w:ind w:left="720" w:firstLine="0"/>
      </w:pPr>
      <w:rPr>
        <w:b/>
      </w:rPr>
    </w:lvl>
    <w:lvl w:ilvl="3">
      <w:start w:val="1"/>
      <w:numFmt w:val="decimal"/>
      <w:lvlText w:val="%1.%2.%3.%4"/>
      <w:lvlJc w:val="left"/>
      <w:pPr>
        <w:ind w:left="864" w:firstLine="0"/>
      </w:pPr>
    </w:lvl>
    <w:lvl w:ilvl="4">
      <w:start w:val="1"/>
      <w:numFmt w:val="decimal"/>
      <w:lvlText w:val="%1.%2.%3.%4.%5"/>
      <w:lvlJc w:val="left"/>
      <w:pPr>
        <w:ind w:left="1008" w:firstLine="0"/>
      </w:pPr>
    </w:lvl>
    <w:lvl w:ilvl="5">
      <w:start w:val="1"/>
      <w:numFmt w:val="decimal"/>
      <w:lvlText w:val="%1.%2.%3.%4.%5.%6"/>
      <w:lvlJc w:val="left"/>
      <w:pPr>
        <w:ind w:left="1152" w:firstLine="0"/>
      </w:pPr>
    </w:lvl>
    <w:lvl w:ilvl="6">
      <w:start w:val="1"/>
      <w:numFmt w:val="decimal"/>
      <w:lvlText w:val="%1.%2.%3.%4.%5.%6.%7"/>
      <w:lvlJc w:val="left"/>
      <w:pPr>
        <w:ind w:left="1296" w:firstLine="0"/>
      </w:pPr>
    </w:lvl>
    <w:lvl w:ilvl="7">
      <w:start w:val="1"/>
      <w:numFmt w:val="decimal"/>
      <w:lvlText w:val="%1.%2.%3.%4.%5.%6.%7.%8"/>
      <w:lvlJc w:val="left"/>
      <w:pPr>
        <w:ind w:left="1440" w:firstLine="0"/>
      </w:pPr>
    </w:lvl>
    <w:lvl w:ilvl="8">
      <w:start w:val="1"/>
      <w:numFmt w:val="decimal"/>
      <w:lvlText w:val="%1.%2.%3.%4.%5.%6.%7.%8.%9"/>
      <w:lvlJc w:val="left"/>
      <w:pPr>
        <w:ind w:left="1584" w:firstLine="0"/>
      </w:pPr>
    </w:lvl>
  </w:abstractNum>
  <w:abstractNum w:abstractNumId="9">
    <w:nsid w:val="5B034E0B"/>
    <w:multiLevelType w:val="multilevel"/>
    <w:tmpl w:val="98A4601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5F5927DC"/>
    <w:multiLevelType w:val="multilevel"/>
    <w:tmpl w:val="AF7C9A88"/>
    <w:lvl w:ilvl="0">
      <w:start w:val="1"/>
      <w:numFmt w:val="bullet"/>
      <w:lvlText w:val="●"/>
      <w:lvlJc w:val="left"/>
      <w:pPr>
        <w:ind w:left="780" w:firstLine="420"/>
      </w:pPr>
      <w:rPr>
        <w:rFonts w:ascii="Arial" w:eastAsia="Arial" w:hAnsi="Arial" w:cs="Arial"/>
        <w:color w:val="000000"/>
        <w:vertAlign w:val="baseline"/>
      </w:rPr>
    </w:lvl>
    <w:lvl w:ilvl="1">
      <w:start w:val="1"/>
      <w:numFmt w:val="bullet"/>
      <w:lvlText w:val="o"/>
      <w:lvlJc w:val="left"/>
      <w:pPr>
        <w:ind w:left="1500" w:firstLine="1140"/>
      </w:pPr>
      <w:rPr>
        <w:rFonts w:ascii="Arial" w:eastAsia="Arial" w:hAnsi="Arial" w:cs="Arial"/>
        <w:vertAlign w:val="baseline"/>
      </w:rPr>
    </w:lvl>
    <w:lvl w:ilvl="2">
      <w:start w:val="1"/>
      <w:numFmt w:val="bullet"/>
      <w:lvlText w:val="▪"/>
      <w:lvlJc w:val="left"/>
      <w:pPr>
        <w:ind w:left="2220" w:firstLine="1860"/>
      </w:pPr>
      <w:rPr>
        <w:rFonts w:ascii="Arial" w:eastAsia="Arial" w:hAnsi="Arial" w:cs="Arial"/>
        <w:vertAlign w:val="baseline"/>
      </w:rPr>
    </w:lvl>
    <w:lvl w:ilvl="3">
      <w:start w:val="1"/>
      <w:numFmt w:val="bullet"/>
      <w:lvlText w:val="●"/>
      <w:lvlJc w:val="left"/>
      <w:pPr>
        <w:ind w:left="2940" w:firstLine="2580"/>
      </w:pPr>
      <w:rPr>
        <w:rFonts w:ascii="Arial" w:eastAsia="Arial" w:hAnsi="Arial" w:cs="Arial"/>
        <w:vertAlign w:val="baseline"/>
      </w:rPr>
    </w:lvl>
    <w:lvl w:ilvl="4">
      <w:start w:val="1"/>
      <w:numFmt w:val="bullet"/>
      <w:lvlText w:val="o"/>
      <w:lvlJc w:val="left"/>
      <w:pPr>
        <w:ind w:left="3660" w:firstLine="3300"/>
      </w:pPr>
      <w:rPr>
        <w:rFonts w:ascii="Arial" w:eastAsia="Arial" w:hAnsi="Arial" w:cs="Arial"/>
        <w:vertAlign w:val="baseline"/>
      </w:rPr>
    </w:lvl>
    <w:lvl w:ilvl="5">
      <w:start w:val="1"/>
      <w:numFmt w:val="bullet"/>
      <w:lvlText w:val="▪"/>
      <w:lvlJc w:val="left"/>
      <w:pPr>
        <w:ind w:left="4380" w:firstLine="4020"/>
      </w:pPr>
      <w:rPr>
        <w:rFonts w:ascii="Arial" w:eastAsia="Arial" w:hAnsi="Arial" w:cs="Arial"/>
        <w:vertAlign w:val="baseline"/>
      </w:rPr>
    </w:lvl>
    <w:lvl w:ilvl="6">
      <w:start w:val="1"/>
      <w:numFmt w:val="bullet"/>
      <w:lvlText w:val="●"/>
      <w:lvlJc w:val="left"/>
      <w:pPr>
        <w:ind w:left="5100" w:firstLine="4740"/>
      </w:pPr>
      <w:rPr>
        <w:rFonts w:ascii="Arial" w:eastAsia="Arial" w:hAnsi="Arial" w:cs="Arial"/>
        <w:vertAlign w:val="baseline"/>
      </w:rPr>
    </w:lvl>
    <w:lvl w:ilvl="7">
      <w:start w:val="1"/>
      <w:numFmt w:val="bullet"/>
      <w:lvlText w:val="o"/>
      <w:lvlJc w:val="left"/>
      <w:pPr>
        <w:ind w:left="5820" w:firstLine="5460"/>
      </w:pPr>
      <w:rPr>
        <w:rFonts w:ascii="Arial" w:eastAsia="Arial" w:hAnsi="Arial" w:cs="Arial"/>
        <w:vertAlign w:val="baseline"/>
      </w:rPr>
    </w:lvl>
    <w:lvl w:ilvl="8">
      <w:start w:val="1"/>
      <w:numFmt w:val="bullet"/>
      <w:lvlText w:val="▪"/>
      <w:lvlJc w:val="left"/>
      <w:pPr>
        <w:ind w:left="6540" w:firstLine="6180"/>
      </w:pPr>
      <w:rPr>
        <w:rFonts w:ascii="Arial" w:eastAsia="Arial" w:hAnsi="Arial" w:cs="Arial"/>
        <w:vertAlign w:val="baseline"/>
      </w:rPr>
    </w:lvl>
  </w:abstractNum>
  <w:abstractNum w:abstractNumId="11">
    <w:nsid w:val="636720A1"/>
    <w:multiLevelType w:val="multilevel"/>
    <w:tmpl w:val="0F6AA74E"/>
    <w:lvl w:ilvl="0">
      <w:start w:val="1"/>
      <w:numFmt w:val="decimal"/>
      <w:lvlText w:val="%1."/>
      <w:lvlJc w:val="left"/>
      <w:pPr>
        <w:ind w:left="936" w:firstLine="576"/>
      </w:pPr>
    </w:lvl>
    <w:lvl w:ilvl="1">
      <w:start w:val="1"/>
      <w:numFmt w:val="lowerLetter"/>
      <w:lvlText w:val="%2."/>
      <w:lvlJc w:val="left"/>
      <w:pPr>
        <w:ind w:left="1656" w:firstLine="1296"/>
      </w:pPr>
    </w:lvl>
    <w:lvl w:ilvl="2">
      <w:start w:val="1"/>
      <w:numFmt w:val="lowerRoman"/>
      <w:lvlText w:val="%3."/>
      <w:lvlJc w:val="right"/>
      <w:pPr>
        <w:ind w:left="2376" w:firstLine="2196"/>
      </w:pPr>
    </w:lvl>
    <w:lvl w:ilvl="3">
      <w:start w:val="1"/>
      <w:numFmt w:val="decimal"/>
      <w:lvlText w:val="%4."/>
      <w:lvlJc w:val="left"/>
      <w:pPr>
        <w:ind w:left="3096" w:firstLine="2736"/>
      </w:pPr>
    </w:lvl>
    <w:lvl w:ilvl="4">
      <w:start w:val="1"/>
      <w:numFmt w:val="lowerLetter"/>
      <w:lvlText w:val="%5."/>
      <w:lvlJc w:val="left"/>
      <w:pPr>
        <w:ind w:left="3816" w:firstLine="3456"/>
      </w:pPr>
    </w:lvl>
    <w:lvl w:ilvl="5">
      <w:start w:val="1"/>
      <w:numFmt w:val="lowerRoman"/>
      <w:lvlText w:val="%6."/>
      <w:lvlJc w:val="right"/>
      <w:pPr>
        <w:ind w:left="4536" w:firstLine="4356"/>
      </w:pPr>
    </w:lvl>
    <w:lvl w:ilvl="6">
      <w:start w:val="1"/>
      <w:numFmt w:val="decimal"/>
      <w:lvlText w:val="%7."/>
      <w:lvlJc w:val="left"/>
      <w:pPr>
        <w:ind w:left="5256" w:firstLine="4896"/>
      </w:pPr>
    </w:lvl>
    <w:lvl w:ilvl="7">
      <w:start w:val="1"/>
      <w:numFmt w:val="lowerLetter"/>
      <w:lvlText w:val="%8."/>
      <w:lvlJc w:val="left"/>
      <w:pPr>
        <w:ind w:left="5976" w:firstLine="5616"/>
      </w:pPr>
    </w:lvl>
    <w:lvl w:ilvl="8">
      <w:start w:val="1"/>
      <w:numFmt w:val="lowerRoman"/>
      <w:lvlText w:val="%9."/>
      <w:lvlJc w:val="right"/>
      <w:pPr>
        <w:ind w:left="6696" w:firstLine="6516"/>
      </w:pPr>
    </w:lvl>
  </w:abstractNum>
  <w:abstractNum w:abstractNumId="12">
    <w:nsid w:val="66DB2E87"/>
    <w:multiLevelType w:val="multilevel"/>
    <w:tmpl w:val="461299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6AAA3AD7"/>
    <w:multiLevelType w:val="multilevel"/>
    <w:tmpl w:val="1D56AEF4"/>
    <w:lvl w:ilvl="0">
      <w:start w:val="1"/>
      <w:numFmt w:val="bullet"/>
      <w:lvlText w:val="●"/>
      <w:lvlJc w:val="left"/>
      <w:pPr>
        <w:ind w:left="720" w:firstLine="360"/>
      </w:pPr>
      <w:rPr>
        <w:rFonts w:ascii="Arial" w:eastAsia="Arial" w:hAnsi="Arial" w:cs="Arial"/>
        <w:color w:val="000000"/>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14">
    <w:nsid w:val="6C537C28"/>
    <w:multiLevelType w:val="multilevel"/>
    <w:tmpl w:val="AA563202"/>
    <w:lvl w:ilvl="0">
      <w:start w:val="1"/>
      <w:numFmt w:val="bullet"/>
      <w:lvlText w:val="●"/>
      <w:lvlJc w:val="left"/>
      <w:pPr>
        <w:ind w:left="1296" w:firstLine="936"/>
      </w:pPr>
      <w:rPr>
        <w:rFonts w:ascii="Arial" w:eastAsia="Arial" w:hAnsi="Arial" w:cs="Arial"/>
      </w:rPr>
    </w:lvl>
    <w:lvl w:ilvl="1">
      <w:start w:val="1"/>
      <w:numFmt w:val="bullet"/>
      <w:lvlText w:val="o"/>
      <w:lvlJc w:val="left"/>
      <w:pPr>
        <w:ind w:left="2016" w:firstLine="1656"/>
      </w:pPr>
      <w:rPr>
        <w:rFonts w:ascii="Arial" w:eastAsia="Arial" w:hAnsi="Arial" w:cs="Arial"/>
      </w:rPr>
    </w:lvl>
    <w:lvl w:ilvl="2">
      <w:start w:val="1"/>
      <w:numFmt w:val="bullet"/>
      <w:lvlText w:val="▪"/>
      <w:lvlJc w:val="left"/>
      <w:pPr>
        <w:ind w:left="2736" w:firstLine="2376"/>
      </w:pPr>
      <w:rPr>
        <w:rFonts w:ascii="Arial" w:eastAsia="Arial" w:hAnsi="Arial" w:cs="Arial"/>
      </w:rPr>
    </w:lvl>
    <w:lvl w:ilvl="3">
      <w:start w:val="1"/>
      <w:numFmt w:val="bullet"/>
      <w:lvlText w:val="●"/>
      <w:lvlJc w:val="left"/>
      <w:pPr>
        <w:ind w:left="3456" w:firstLine="3096"/>
      </w:pPr>
      <w:rPr>
        <w:rFonts w:ascii="Arial" w:eastAsia="Arial" w:hAnsi="Arial" w:cs="Arial"/>
      </w:rPr>
    </w:lvl>
    <w:lvl w:ilvl="4">
      <w:start w:val="1"/>
      <w:numFmt w:val="bullet"/>
      <w:lvlText w:val="o"/>
      <w:lvlJc w:val="left"/>
      <w:pPr>
        <w:ind w:left="4176" w:firstLine="3816"/>
      </w:pPr>
      <w:rPr>
        <w:rFonts w:ascii="Arial" w:eastAsia="Arial" w:hAnsi="Arial" w:cs="Arial"/>
      </w:rPr>
    </w:lvl>
    <w:lvl w:ilvl="5">
      <w:start w:val="1"/>
      <w:numFmt w:val="bullet"/>
      <w:lvlText w:val="▪"/>
      <w:lvlJc w:val="left"/>
      <w:pPr>
        <w:ind w:left="4896" w:firstLine="4536"/>
      </w:pPr>
      <w:rPr>
        <w:rFonts w:ascii="Arial" w:eastAsia="Arial" w:hAnsi="Arial" w:cs="Arial"/>
      </w:rPr>
    </w:lvl>
    <w:lvl w:ilvl="6">
      <w:start w:val="1"/>
      <w:numFmt w:val="bullet"/>
      <w:lvlText w:val="●"/>
      <w:lvlJc w:val="left"/>
      <w:pPr>
        <w:ind w:left="5616" w:firstLine="5256"/>
      </w:pPr>
      <w:rPr>
        <w:rFonts w:ascii="Arial" w:eastAsia="Arial" w:hAnsi="Arial" w:cs="Arial"/>
      </w:rPr>
    </w:lvl>
    <w:lvl w:ilvl="7">
      <w:start w:val="1"/>
      <w:numFmt w:val="bullet"/>
      <w:lvlText w:val="o"/>
      <w:lvlJc w:val="left"/>
      <w:pPr>
        <w:ind w:left="6336" w:firstLine="5976"/>
      </w:pPr>
      <w:rPr>
        <w:rFonts w:ascii="Arial" w:eastAsia="Arial" w:hAnsi="Arial" w:cs="Arial"/>
      </w:rPr>
    </w:lvl>
    <w:lvl w:ilvl="8">
      <w:start w:val="1"/>
      <w:numFmt w:val="bullet"/>
      <w:lvlText w:val="▪"/>
      <w:lvlJc w:val="left"/>
      <w:pPr>
        <w:ind w:left="7056" w:firstLine="6696"/>
      </w:pPr>
      <w:rPr>
        <w:rFonts w:ascii="Arial" w:eastAsia="Arial" w:hAnsi="Arial" w:cs="Arial"/>
      </w:rPr>
    </w:lvl>
  </w:abstractNum>
  <w:abstractNum w:abstractNumId="15">
    <w:nsid w:val="7F774E1D"/>
    <w:multiLevelType w:val="multilevel"/>
    <w:tmpl w:val="E60039D0"/>
    <w:lvl w:ilvl="0">
      <w:start w:val="1"/>
      <w:numFmt w:val="decimal"/>
      <w:lvlText w:val="%1."/>
      <w:lvlJc w:val="left"/>
      <w:pPr>
        <w:ind w:left="936" w:firstLine="576"/>
      </w:pPr>
    </w:lvl>
    <w:lvl w:ilvl="1">
      <w:start w:val="1"/>
      <w:numFmt w:val="decimal"/>
      <w:lvlText w:val="%1.%2"/>
      <w:lvlJc w:val="left"/>
      <w:pPr>
        <w:ind w:left="1416" w:firstLine="936"/>
      </w:pPr>
    </w:lvl>
    <w:lvl w:ilvl="2">
      <w:start w:val="1"/>
      <w:numFmt w:val="decimal"/>
      <w:lvlText w:val="%1.%2.%3"/>
      <w:lvlJc w:val="left"/>
      <w:pPr>
        <w:ind w:left="2016" w:firstLine="1296"/>
      </w:pPr>
    </w:lvl>
    <w:lvl w:ilvl="3">
      <w:start w:val="1"/>
      <w:numFmt w:val="decimal"/>
      <w:lvlText w:val="%1.%2.%3.%4"/>
      <w:lvlJc w:val="left"/>
      <w:pPr>
        <w:ind w:left="2376" w:firstLine="1656"/>
      </w:pPr>
    </w:lvl>
    <w:lvl w:ilvl="4">
      <w:start w:val="1"/>
      <w:numFmt w:val="decimal"/>
      <w:lvlText w:val="%1.%2.%3.%4.%5"/>
      <w:lvlJc w:val="left"/>
      <w:pPr>
        <w:ind w:left="3096" w:firstLine="2016"/>
      </w:pPr>
    </w:lvl>
    <w:lvl w:ilvl="5">
      <w:start w:val="1"/>
      <w:numFmt w:val="decimal"/>
      <w:lvlText w:val="%1.%2.%3.%4.%5.%6"/>
      <w:lvlJc w:val="left"/>
      <w:pPr>
        <w:ind w:left="3456" w:firstLine="2376"/>
      </w:pPr>
    </w:lvl>
    <w:lvl w:ilvl="6">
      <w:start w:val="1"/>
      <w:numFmt w:val="decimal"/>
      <w:lvlText w:val="%1.%2.%3.%4.%5.%6.%7"/>
      <w:lvlJc w:val="left"/>
      <w:pPr>
        <w:ind w:left="4176" w:firstLine="2736"/>
      </w:pPr>
    </w:lvl>
    <w:lvl w:ilvl="7">
      <w:start w:val="1"/>
      <w:numFmt w:val="decimal"/>
      <w:lvlText w:val="%1.%2.%3.%4.%5.%6.%7.%8"/>
      <w:lvlJc w:val="left"/>
      <w:pPr>
        <w:ind w:left="4536" w:firstLine="3096"/>
      </w:pPr>
    </w:lvl>
    <w:lvl w:ilvl="8">
      <w:start w:val="1"/>
      <w:numFmt w:val="decimal"/>
      <w:lvlText w:val="%1.%2.%3.%4.%5.%6.%7.%8.%9"/>
      <w:lvlJc w:val="left"/>
      <w:pPr>
        <w:ind w:left="5256" w:firstLine="3456"/>
      </w:pPr>
    </w:lvl>
  </w:abstractNum>
  <w:num w:numId="1">
    <w:abstractNumId w:val="7"/>
  </w:num>
  <w:num w:numId="2">
    <w:abstractNumId w:val="0"/>
  </w:num>
  <w:num w:numId="3">
    <w:abstractNumId w:val="9"/>
  </w:num>
  <w:num w:numId="4">
    <w:abstractNumId w:val="6"/>
  </w:num>
  <w:num w:numId="5">
    <w:abstractNumId w:val="5"/>
  </w:num>
  <w:num w:numId="6">
    <w:abstractNumId w:val="14"/>
  </w:num>
  <w:num w:numId="7">
    <w:abstractNumId w:val="11"/>
  </w:num>
  <w:num w:numId="8">
    <w:abstractNumId w:val="12"/>
  </w:num>
  <w:num w:numId="9">
    <w:abstractNumId w:val="15"/>
  </w:num>
  <w:num w:numId="10">
    <w:abstractNumId w:val="1"/>
  </w:num>
  <w:num w:numId="11">
    <w:abstractNumId w:val="8"/>
  </w:num>
  <w:num w:numId="12">
    <w:abstractNumId w:val="2"/>
  </w:num>
  <w:num w:numId="13">
    <w:abstractNumId w:val="4"/>
  </w:num>
  <w:num w:numId="14">
    <w:abstractNumId w:val="10"/>
  </w:num>
  <w:num w:numId="15">
    <w:abstractNumId w:val="13"/>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3F1952"/>
    <w:rsid w:val="000258CD"/>
    <w:rsid w:val="000B7BC4"/>
    <w:rsid w:val="000C1B85"/>
    <w:rsid w:val="000D3202"/>
    <w:rsid w:val="000F4329"/>
    <w:rsid w:val="001D108D"/>
    <w:rsid w:val="001E0F5E"/>
    <w:rsid w:val="001F5A89"/>
    <w:rsid w:val="00210BA0"/>
    <w:rsid w:val="00222B49"/>
    <w:rsid w:val="002B0FCA"/>
    <w:rsid w:val="002D62D0"/>
    <w:rsid w:val="002F0063"/>
    <w:rsid w:val="003063E3"/>
    <w:rsid w:val="00344756"/>
    <w:rsid w:val="00376230"/>
    <w:rsid w:val="003D0BB9"/>
    <w:rsid w:val="003F1952"/>
    <w:rsid w:val="004B5946"/>
    <w:rsid w:val="0057519C"/>
    <w:rsid w:val="00575739"/>
    <w:rsid w:val="00586478"/>
    <w:rsid w:val="005C7480"/>
    <w:rsid w:val="006948AB"/>
    <w:rsid w:val="006B122F"/>
    <w:rsid w:val="006D3E21"/>
    <w:rsid w:val="007B07FD"/>
    <w:rsid w:val="007C78D9"/>
    <w:rsid w:val="007F5334"/>
    <w:rsid w:val="00836AD6"/>
    <w:rsid w:val="00867E15"/>
    <w:rsid w:val="008842FC"/>
    <w:rsid w:val="008844F3"/>
    <w:rsid w:val="008863A2"/>
    <w:rsid w:val="00967EB6"/>
    <w:rsid w:val="00985741"/>
    <w:rsid w:val="009C5C63"/>
    <w:rsid w:val="009F74FB"/>
    <w:rsid w:val="00A7743F"/>
    <w:rsid w:val="00A83D8C"/>
    <w:rsid w:val="00A96720"/>
    <w:rsid w:val="00AB1EB5"/>
    <w:rsid w:val="00AB320A"/>
    <w:rsid w:val="00B53467"/>
    <w:rsid w:val="00C25455"/>
    <w:rsid w:val="00C40F8D"/>
    <w:rsid w:val="00C661D5"/>
    <w:rsid w:val="00C94F87"/>
    <w:rsid w:val="00CB4DD0"/>
    <w:rsid w:val="00CD05B1"/>
    <w:rsid w:val="00CD5B10"/>
    <w:rsid w:val="00D8258D"/>
    <w:rsid w:val="00DC59FA"/>
    <w:rsid w:val="00E4666C"/>
    <w:rsid w:val="00F44242"/>
    <w:rsid w:val="00FB1C4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AAC4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Epgrafe">
    <w:name w:val="caption"/>
    <w:basedOn w:val="Normal"/>
    <w:next w:val="Normal"/>
    <w:uiPriority w:val="35"/>
    <w:semiHidden/>
    <w:unhideWhenUsed/>
    <w:qFormat/>
    <w:rsid w:val="006B122F"/>
    <w:pPr>
      <w:spacing w:after="200"/>
    </w:pPr>
    <w:rPr>
      <w:i/>
      <w:iCs/>
      <w:color w:val="1F497D"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s-CO" w:eastAsia="es-CO" w:bidi="ar-SA"/>
      </w:rPr>
    </w:rPrDefault>
    <w:pPrDefault>
      <w:pPr>
        <w:widowControl w:val="0"/>
        <w:pBdr>
          <w:top w:val="nil"/>
          <w:left w:val="nil"/>
          <w:bottom w:val="nil"/>
          <w:right w:val="nil"/>
          <w:between w:val="nil"/>
        </w:pBd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2" w:semiHidden="0" w:unhideWhenUsed="0"/>
    <w:lsdException w:name="Table Web 3" w:semiHidden="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link w:val="Ttulo1Car"/>
    <w:uiPriority w:val="9"/>
    <w:qFormat/>
    <w:pPr>
      <w:keepNext/>
      <w:spacing w:before="240" w:after="240"/>
      <w:ind w:left="432" w:hanging="432"/>
      <w:jc w:val="center"/>
      <w:outlineLvl w:val="0"/>
    </w:pPr>
    <w:rPr>
      <w:b/>
      <w:sz w:val="24"/>
      <w:szCs w:val="24"/>
    </w:rPr>
  </w:style>
  <w:style w:type="paragraph" w:styleId="Ttulo2">
    <w:name w:val="heading 2"/>
    <w:basedOn w:val="Normal"/>
    <w:next w:val="Normal"/>
    <w:pPr>
      <w:keepNext/>
      <w:spacing w:before="240" w:after="240"/>
      <w:ind w:left="576" w:hanging="576"/>
      <w:outlineLvl w:val="1"/>
    </w:pPr>
    <w:rPr>
      <w:b/>
      <w:sz w:val="24"/>
      <w:szCs w:val="24"/>
    </w:rPr>
  </w:style>
  <w:style w:type="paragraph" w:styleId="Ttulo3">
    <w:name w:val="heading 3"/>
    <w:basedOn w:val="Normal"/>
    <w:next w:val="Normal"/>
    <w:pPr>
      <w:keepNext/>
      <w:spacing w:after="120" w:line="360" w:lineRule="auto"/>
      <w:contextualSpacing/>
      <w:jc w:val="left"/>
      <w:outlineLvl w:val="2"/>
    </w:pPr>
    <w:rPr>
      <w:b/>
      <w:sz w:val="24"/>
      <w:szCs w:val="24"/>
    </w:rPr>
  </w:style>
  <w:style w:type="paragraph" w:styleId="Ttulo4">
    <w:name w:val="heading 4"/>
    <w:basedOn w:val="Normal"/>
    <w:next w:val="Normal"/>
    <w:pPr>
      <w:keepNext/>
      <w:spacing w:before="200" w:line="360" w:lineRule="auto"/>
      <w:ind w:left="864"/>
      <w:contextualSpacing/>
      <w:outlineLvl w:val="3"/>
    </w:pPr>
    <w:rPr>
      <w:b/>
      <w:sz w:val="24"/>
      <w:szCs w:val="24"/>
    </w:rPr>
  </w:style>
  <w:style w:type="paragraph" w:styleId="Ttulo5">
    <w:name w:val="heading 5"/>
    <w:basedOn w:val="Normal"/>
    <w:next w:val="Normal"/>
    <w:pPr>
      <w:keepNext/>
      <w:ind w:left="1008" w:hanging="1008"/>
      <w:outlineLvl w:val="4"/>
    </w:pPr>
    <w:rPr>
      <w:b/>
      <w:i/>
      <w:sz w:val="20"/>
      <w:szCs w:val="20"/>
    </w:rPr>
  </w:style>
  <w:style w:type="paragraph" w:styleId="Ttulo6">
    <w:name w:val="heading 6"/>
    <w:basedOn w:val="Normal"/>
    <w:next w:val="Normal"/>
    <w:pPr>
      <w:keepNext/>
      <w:ind w:left="1152" w:hanging="1152"/>
      <w:jc w:val="center"/>
      <w:outlineLvl w:val="5"/>
    </w:pPr>
    <w:rPr>
      <w:b/>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pPr>
      <w:jc w:val="center"/>
    </w:pPr>
    <w:rPr>
      <w:b/>
      <w:sz w:val="24"/>
      <w:szCs w:val="24"/>
    </w:rPr>
  </w:style>
  <w:style w:type="paragraph" w:styleId="Subttulo">
    <w:name w:val="Subtitle"/>
    <w:basedOn w:val="Normal"/>
    <w:next w:val="Normal"/>
    <w:pPr>
      <w:spacing w:after="160"/>
    </w:pPr>
    <w:rPr>
      <w:rFonts w:ascii="Calibri" w:eastAsia="Calibri" w:hAnsi="Calibri" w:cs="Calibri"/>
      <w:color w:val="5A5A5A"/>
    </w:rPr>
  </w:style>
  <w:style w:type="table" w:customStyle="1" w:styleId="a">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0">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1">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2">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3">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4">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5">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6">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7">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9BBB59"/>
          <w:left w:val="single" w:sz="4" w:space="0" w:color="9BBB59"/>
          <w:bottom w:val="single" w:sz="4" w:space="0" w:color="9BBB59"/>
          <w:right w:val="single" w:sz="4" w:space="0" w:color="9BBB59"/>
          <w:insideH w:val="nil"/>
          <w:insideV w:val="nil"/>
        </w:tcBorders>
        <w:shd w:val="clear" w:color="auto" w:fill="9BBB59"/>
        <w:tcMar>
          <w:top w:w="0" w:type="nil"/>
          <w:left w:w="115" w:type="dxa"/>
          <w:bottom w:w="0" w:type="nil"/>
          <w:right w:w="115" w:type="dxa"/>
        </w:tcMar>
      </w:tcPr>
    </w:tblStylePr>
    <w:tblStylePr w:type="lastRow">
      <w:pPr>
        <w:contextualSpacing/>
      </w:pPr>
      <w:rPr>
        <w:b/>
      </w:rPr>
      <w:tblPr/>
      <w:tcPr>
        <w:tcBorders>
          <w:top w:val="single" w:sz="4" w:space="0" w:color="9BBB59"/>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BF1DD"/>
        <w:tcMar>
          <w:top w:w="0" w:type="nil"/>
          <w:left w:w="115" w:type="dxa"/>
          <w:bottom w:w="0" w:type="nil"/>
          <w:right w:w="115" w:type="dxa"/>
        </w:tcMar>
      </w:tcPr>
    </w:tblStylePr>
    <w:tblStylePr w:type="band1Horz">
      <w:pPr>
        <w:contextualSpacing/>
      </w:pPr>
      <w:tblPr/>
      <w:tcPr>
        <w:shd w:val="clear" w:color="auto" w:fill="EBF1DD"/>
        <w:tcMar>
          <w:top w:w="0" w:type="nil"/>
          <w:left w:w="115" w:type="dxa"/>
          <w:bottom w:w="0" w:type="nil"/>
          <w:right w:w="115" w:type="dxa"/>
        </w:tcMar>
      </w:tcPr>
    </w:tblStylePr>
  </w:style>
  <w:style w:type="table" w:customStyle="1" w:styleId="a8">
    <w:basedOn w:val="TableNormal1"/>
    <w:pPr>
      <w:contextualSpacing/>
    </w:pPr>
    <w:rPr>
      <w:rFonts w:ascii="Times New Roman" w:eastAsia="Times New Roman" w:hAnsi="Times New Roman" w:cs="Times New Roman"/>
      <w:sz w:val="20"/>
      <w:szCs w:val="20"/>
    </w:rPr>
    <w:tblPr>
      <w:tblStyleRowBandSize w:val="1"/>
      <w:tblStyleColBandSize w:val="1"/>
      <w:tblCellMar>
        <w:left w:w="115" w:type="dxa"/>
        <w:right w:w="115" w:type="dxa"/>
      </w:tblCellMar>
    </w:tblPr>
    <w:tblStylePr w:type="firstRow">
      <w:pPr>
        <w:contextualSpacing/>
      </w:pPr>
      <w:rPr>
        <w:b/>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Mar>
          <w:top w:w="0" w:type="nil"/>
          <w:left w:w="115" w:type="dxa"/>
          <w:bottom w:w="0" w:type="nil"/>
          <w:right w:w="115" w:type="dxa"/>
        </w:tcMar>
      </w:tcPr>
    </w:tblStylePr>
    <w:tblStylePr w:type="lastRow">
      <w:pPr>
        <w:contextualSpacing/>
      </w:pPr>
      <w:rPr>
        <w:b/>
      </w:rPr>
      <w:tblPr/>
      <w:tcPr>
        <w:tcBorders>
          <w:top w:val="single" w:sz="4" w:space="0" w:color="A5A5A5"/>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EDEDED"/>
        <w:tcMar>
          <w:top w:w="0" w:type="nil"/>
          <w:left w:w="115" w:type="dxa"/>
          <w:bottom w:w="0" w:type="nil"/>
          <w:right w:w="115" w:type="dxa"/>
        </w:tcMar>
      </w:tcPr>
    </w:tblStylePr>
    <w:tblStylePr w:type="band1Horz">
      <w:pPr>
        <w:contextualSpacing/>
      </w:pPr>
      <w:tblPr/>
      <w:tcPr>
        <w:shd w:val="clear" w:color="auto" w:fill="EDEDED"/>
        <w:tcMar>
          <w:top w:w="0" w:type="nil"/>
          <w:left w:w="115" w:type="dxa"/>
          <w:bottom w:w="0" w:type="nil"/>
          <w:right w:w="115" w:type="dxa"/>
        </w:tcMar>
      </w:tcPr>
    </w:tblStylePr>
  </w:style>
  <w:style w:type="table" w:customStyle="1" w:styleId="a9">
    <w:basedOn w:val="TableNormal1"/>
    <w:tblPr>
      <w:tblStyleRowBandSize w:val="1"/>
      <w:tblStyleColBandSize w:val="1"/>
      <w:tblCellMar>
        <w:left w:w="71" w:type="dxa"/>
        <w:right w:w="71" w:type="dxa"/>
      </w:tblCellMar>
    </w:tblPr>
  </w:style>
  <w:style w:type="table" w:customStyle="1" w:styleId="aa">
    <w:basedOn w:val="TableNormal1"/>
    <w:tblPr>
      <w:tblStyleRowBandSize w:val="1"/>
      <w:tblStyleColBandSize w:val="1"/>
      <w:tblCellMar>
        <w:left w:w="71" w:type="dxa"/>
        <w:right w:w="71" w:type="dxa"/>
      </w:tblCellMar>
    </w:tblPr>
  </w:style>
  <w:style w:type="paragraph" w:styleId="Textodeglobo">
    <w:name w:val="Balloon Text"/>
    <w:basedOn w:val="Normal"/>
    <w:link w:val="TextodegloboCar"/>
    <w:uiPriority w:val="99"/>
    <w:semiHidden/>
    <w:unhideWhenUsed/>
    <w:rsid w:val="003D0BB9"/>
    <w:rPr>
      <w:rFonts w:ascii="Tahoma" w:hAnsi="Tahoma" w:cs="Tahoma"/>
      <w:sz w:val="16"/>
      <w:szCs w:val="16"/>
    </w:rPr>
  </w:style>
  <w:style w:type="character" w:customStyle="1" w:styleId="TextodegloboCar">
    <w:name w:val="Texto de globo Car"/>
    <w:basedOn w:val="Fuentedeprrafopredeter"/>
    <w:link w:val="Textodeglobo"/>
    <w:uiPriority w:val="99"/>
    <w:semiHidden/>
    <w:rsid w:val="003D0BB9"/>
    <w:rPr>
      <w:rFonts w:ascii="Tahoma" w:hAnsi="Tahoma" w:cs="Tahoma"/>
      <w:sz w:val="16"/>
      <w:szCs w:val="16"/>
    </w:rPr>
  </w:style>
  <w:style w:type="character" w:customStyle="1" w:styleId="Ttulo1Car">
    <w:name w:val="Título 1 Car"/>
    <w:basedOn w:val="Fuentedeprrafopredeter"/>
    <w:link w:val="Ttulo1"/>
    <w:uiPriority w:val="9"/>
    <w:rsid w:val="000C1B85"/>
    <w:rPr>
      <w:b/>
      <w:sz w:val="24"/>
      <w:szCs w:val="24"/>
    </w:rPr>
  </w:style>
  <w:style w:type="paragraph" w:styleId="Bibliografa">
    <w:name w:val="Bibliography"/>
    <w:basedOn w:val="Normal"/>
    <w:next w:val="Normal"/>
    <w:uiPriority w:val="37"/>
    <w:unhideWhenUsed/>
    <w:rsid w:val="000C1B85"/>
  </w:style>
  <w:style w:type="character" w:customStyle="1" w:styleId="selectable">
    <w:name w:val="selectable"/>
    <w:basedOn w:val="Fuentedeprrafopredeter"/>
    <w:rsid w:val="005C7480"/>
  </w:style>
  <w:style w:type="paragraph" w:styleId="TDC1">
    <w:name w:val="toc 1"/>
    <w:basedOn w:val="Normal"/>
    <w:next w:val="Normal"/>
    <w:autoRedefine/>
    <w:uiPriority w:val="39"/>
    <w:unhideWhenUsed/>
    <w:rsid w:val="00C25455"/>
    <w:pPr>
      <w:spacing w:after="100"/>
    </w:pPr>
  </w:style>
  <w:style w:type="paragraph" w:styleId="TDC2">
    <w:name w:val="toc 2"/>
    <w:basedOn w:val="Normal"/>
    <w:next w:val="Normal"/>
    <w:autoRedefine/>
    <w:uiPriority w:val="39"/>
    <w:unhideWhenUsed/>
    <w:rsid w:val="00C25455"/>
    <w:pPr>
      <w:spacing w:after="100"/>
      <w:ind w:left="220"/>
    </w:pPr>
  </w:style>
  <w:style w:type="paragraph" w:styleId="TDC3">
    <w:name w:val="toc 3"/>
    <w:basedOn w:val="Normal"/>
    <w:next w:val="Normal"/>
    <w:autoRedefine/>
    <w:uiPriority w:val="39"/>
    <w:unhideWhenUsed/>
    <w:rsid w:val="00C25455"/>
    <w:pPr>
      <w:spacing w:after="100"/>
      <w:ind w:left="440"/>
    </w:pPr>
  </w:style>
  <w:style w:type="paragraph" w:styleId="TDC4">
    <w:name w:val="toc 4"/>
    <w:basedOn w:val="Normal"/>
    <w:next w:val="Normal"/>
    <w:autoRedefine/>
    <w:uiPriority w:val="39"/>
    <w:unhideWhenUsed/>
    <w:rsid w:val="00C25455"/>
    <w:pPr>
      <w:spacing w:after="100"/>
      <w:ind w:left="660"/>
    </w:pPr>
  </w:style>
  <w:style w:type="character" w:styleId="Hipervnculo">
    <w:name w:val="Hyperlink"/>
    <w:basedOn w:val="Fuentedeprrafopredeter"/>
    <w:uiPriority w:val="99"/>
    <w:unhideWhenUsed/>
    <w:rsid w:val="00C25455"/>
    <w:rPr>
      <w:color w:val="0000FF" w:themeColor="hyperlink"/>
      <w:u w:val="single"/>
    </w:rPr>
  </w:style>
  <w:style w:type="paragraph" w:styleId="Textocomentario">
    <w:name w:val="annotation text"/>
    <w:basedOn w:val="Normal"/>
    <w:link w:val="TextocomentarioCar"/>
    <w:uiPriority w:val="99"/>
    <w:semiHidden/>
    <w:unhideWhenUsed/>
    <w:rPr>
      <w:sz w:val="20"/>
      <w:szCs w:val="20"/>
    </w:rPr>
  </w:style>
  <w:style w:type="character" w:customStyle="1" w:styleId="TextocomentarioCar">
    <w:name w:val="Texto comentario Car"/>
    <w:basedOn w:val="Fuentedeprrafopredeter"/>
    <w:link w:val="Textocomentario"/>
    <w:uiPriority w:val="99"/>
    <w:semiHidden/>
    <w:rPr>
      <w:sz w:val="20"/>
      <w:szCs w:val="20"/>
    </w:rPr>
  </w:style>
  <w:style w:type="character" w:styleId="Refdecomentario">
    <w:name w:val="annotation reference"/>
    <w:basedOn w:val="Fuentedeprrafopredeter"/>
    <w:uiPriority w:val="99"/>
    <w:semiHidden/>
    <w:unhideWhenUsed/>
    <w:rPr>
      <w:sz w:val="16"/>
      <w:szCs w:val="16"/>
    </w:rPr>
  </w:style>
  <w:style w:type="paragraph" w:customStyle="1" w:styleId="Figura">
    <w:name w:val="Figura"/>
    <w:basedOn w:val="Epgrafe"/>
    <w:link w:val="FiguraCar"/>
    <w:qFormat/>
    <w:rsid w:val="006B122F"/>
    <w:pPr>
      <w:widowControl/>
      <w:pBdr>
        <w:top w:val="none" w:sz="0" w:space="0" w:color="auto"/>
        <w:left w:val="none" w:sz="0" w:space="0" w:color="auto"/>
        <w:bottom w:val="none" w:sz="0" w:space="0" w:color="auto"/>
        <w:right w:val="none" w:sz="0" w:space="0" w:color="auto"/>
        <w:between w:val="none" w:sz="0" w:space="0" w:color="auto"/>
      </w:pBdr>
      <w:jc w:val="center"/>
    </w:pPr>
    <w:rPr>
      <w:rFonts w:eastAsiaTheme="minorHAnsi" w:cstheme="minorBidi"/>
      <w:b/>
      <w:bCs/>
      <w:i w:val="0"/>
      <w:iCs w:val="0"/>
      <w:color w:val="auto"/>
      <w:lang w:eastAsia="en-US"/>
    </w:rPr>
  </w:style>
  <w:style w:type="character" w:customStyle="1" w:styleId="FiguraCar">
    <w:name w:val="Figura Car"/>
    <w:basedOn w:val="Fuentedeprrafopredeter"/>
    <w:link w:val="Figura"/>
    <w:rsid w:val="006B122F"/>
    <w:rPr>
      <w:rFonts w:eastAsiaTheme="minorHAnsi" w:cstheme="minorBidi"/>
      <w:b/>
      <w:bCs/>
      <w:color w:val="auto"/>
      <w:sz w:val="18"/>
      <w:szCs w:val="18"/>
      <w:lang w:eastAsia="en-US"/>
    </w:rPr>
  </w:style>
  <w:style w:type="paragraph" w:styleId="Epgrafe">
    <w:name w:val="caption"/>
    <w:basedOn w:val="Normal"/>
    <w:next w:val="Normal"/>
    <w:uiPriority w:val="35"/>
    <w:semiHidden/>
    <w:unhideWhenUsed/>
    <w:qFormat/>
    <w:rsid w:val="006B122F"/>
    <w:pPr>
      <w:spacing w:after="200"/>
    </w:pPr>
    <w:rPr>
      <w:i/>
      <w:iCs/>
      <w:color w:val="1F497D" w:themeColor="text2"/>
      <w:sz w:val="18"/>
      <w:szCs w:val="18"/>
    </w:rPr>
  </w:style>
  <w:style w:type="paragraph" w:styleId="Asuntodelcomentario">
    <w:name w:val="annotation subject"/>
    <w:basedOn w:val="Textocomentario"/>
    <w:next w:val="Textocomentario"/>
    <w:link w:val="AsuntodelcomentarioCar"/>
    <w:uiPriority w:val="99"/>
    <w:semiHidden/>
    <w:unhideWhenUsed/>
    <w:rsid w:val="00B53467"/>
    <w:rPr>
      <w:b/>
      <w:bCs/>
    </w:rPr>
  </w:style>
  <w:style w:type="character" w:customStyle="1" w:styleId="AsuntodelcomentarioCar">
    <w:name w:val="Asunto del comentario Car"/>
    <w:basedOn w:val="TextocomentarioCar"/>
    <w:link w:val="Asuntodelcomentario"/>
    <w:uiPriority w:val="99"/>
    <w:semiHidden/>
    <w:rsid w:val="00B53467"/>
    <w:rPr>
      <w:b/>
      <w:bCs/>
      <w:sz w:val="20"/>
      <w:szCs w:val="20"/>
    </w:rPr>
  </w:style>
  <w:style w:type="paragraph" w:styleId="Revisin">
    <w:name w:val="Revision"/>
    <w:hidden/>
    <w:uiPriority w:val="99"/>
    <w:semiHidden/>
    <w:rsid w:val="00CB4DD0"/>
    <w:pPr>
      <w:widowControl/>
      <w:pBdr>
        <w:top w:val="none" w:sz="0" w:space="0" w:color="auto"/>
        <w:left w:val="none" w:sz="0" w:space="0" w:color="auto"/>
        <w:bottom w:val="none" w:sz="0" w:space="0" w:color="auto"/>
        <w:right w:val="none" w:sz="0" w:space="0" w:color="auto"/>
        <w:between w:val="none" w:sz="0" w:space="0" w:color="auto"/>
      </w:pBdr>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microsoft.com/office/2007/relationships/hdphoto" Target="media/hdphoto2.wdp"/><Relationship Id="rId34" Type="http://schemas.openxmlformats.org/officeDocument/2006/relationships/image" Target="media/image21.png"/><Relationship Id="rId42"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comments" Target="comments.xml"/><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jpg"/><Relationship Id="rId23" Type="http://schemas.microsoft.com/office/2007/relationships/hdphoto" Target="media/hdphoto3.wdp"/><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eader" Target="header1.xml"/><Relationship Id="rId19" Type="http://schemas.microsoft.com/office/2007/relationships/hdphoto" Target="media/hdphoto1.wdp"/><Relationship Id="rId31" Type="http://schemas.openxmlformats.org/officeDocument/2006/relationships/image" Target="media/image1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jp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microsoft.com/office/2011/relationships/commentsExtended" Target="commentsExtended.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The17</b:Tag>
    <b:SourceType>InternetSite</b:SourceType>
    <b:Guid>{52E9A4D0-B8CD-4FCF-9D31-4FA28C11C470}</b:Guid>
    <b:Title>arquitecturaempresarialcali</b:Title>
    <b:Year>2017</b:Year>
    <b:LCID>es-CO</b:LCID>
    <b:Author>
      <b:Author>
        <b:Corporate>The Open Group</b:Corporate>
      </b:Author>
    </b:Author>
    <b:Month>7</b:Month>
    <b:Day>2</b:Day>
    <b:URL>https://arquitecturaempresarialcali.wordpress.com/ea-frameworks/togaf/</b:URL>
    <b:RefOrder>1</b:RefOrder>
  </b:Source>
</b:Sources>
</file>

<file path=customXml/itemProps1.xml><?xml version="1.0" encoding="utf-8"?>
<ds:datastoreItem xmlns:ds="http://schemas.openxmlformats.org/officeDocument/2006/customXml" ds:itemID="{C7B3161D-78D0-475B-AC43-AE896D7A8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TotalTime>
  <Pages>79</Pages>
  <Words>13954</Words>
  <Characters>76748</Characters>
  <Application>Microsoft Office Word</Application>
  <DocSecurity>0</DocSecurity>
  <Lines>639</Lines>
  <Paragraphs>181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90521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elkin</cp:lastModifiedBy>
  <cp:revision>18</cp:revision>
  <dcterms:created xsi:type="dcterms:W3CDTF">2017-07-02T18:51:00Z</dcterms:created>
  <dcterms:modified xsi:type="dcterms:W3CDTF">2017-11-03T04:11:00Z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40f4ba79-d349-3a85-b43e-cf581bb1c2d5</vt:lpwstr>
  </property>
  <property fmtid="{D5CDD505-2E9C-101B-9397-08002B2CF9AE}" pid="24" name="Mendeley Citation Style_1">
    <vt:lpwstr>http://www.zotero.org/styles/apa</vt:lpwstr>
  </property>
</Properties>
</file>