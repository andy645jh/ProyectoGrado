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A1CF66F" w14:textId="77777777"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8"/>
                    <a:srcRect/>
                    <a:stretch>
                      <a:fillRect/>
                    </a:stretch>
                  </pic:blipFill>
                  <pic:spPr>
                    <a:xfrm>
                      <a:off x="0" y="0"/>
                      <a:ext cx="2790825" cy="1790700"/>
                    </a:xfrm>
                    <a:prstGeom prst="rect">
                      <a:avLst/>
                    </a:prstGeom>
                    <a:ln/>
                  </pic:spPr>
                </pic:pic>
              </a:graphicData>
            </a:graphic>
          </wp:inline>
        </w:drawing>
      </w:r>
    </w:p>
    <w:p w14:paraId="1426A411" w14:textId="77777777" w:rsidR="003F1952" w:rsidRPr="00C661D5" w:rsidRDefault="003F1952">
      <w:pPr>
        <w:tabs>
          <w:tab w:val="left" w:pos="80"/>
        </w:tabs>
        <w:jc w:val="center"/>
        <w:rPr>
          <w:b/>
          <w:sz w:val="24"/>
          <w:szCs w:val="24"/>
        </w:rPr>
      </w:pPr>
    </w:p>
    <w:p w14:paraId="2970EC4E" w14:textId="77777777" w:rsidR="003F1952" w:rsidRPr="00C661D5" w:rsidRDefault="003F1952">
      <w:pPr>
        <w:tabs>
          <w:tab w:val="left" w:pos="80"/>
        </w:tabs>
        <w:jc w:val="center"/>
        <w:rPr>
          <w:b/>
          <w:sz w:val="24"/>
          <w:szCs w:val="24"/>
        </w:rPr>
      </w:pPr>
    </w:p>
    <w:p w14:paraId="6C2634CA" w14:textId="77777777" w:rsidR="003F1952" w:rsidRPr="00C661D5" w:rsidRDefault="000C1B85">
      <w:pPr>
        <w:tabs>
          <w:tab w:val="left" w:pos="80"/>
        </w:tabs>
        <w:jc w:val="center"/>
        <w:rPr>
          <w:b/>
          <w:sz w:val="24"/>
          <w:szCs w:val="24"/>
        </w:rPr>
      </w:pPr>
      <w:r w:rsidRPr="00C661D5">
        <w:rPr>
          <w:b/>
          <w:sz w:val="24"/>
          <w:szCs w:val="24"/>
        </w:rPr>
        <w:t>TÍTULO DEL TRABAJO DE GRADO</w:t>
      </w:r>
    </w:p>
    <w:p w14:paraId="10C41C07"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4E73E8B9" w14:textId="77777777" w:rsidR="003F1952" w:rsidRPr="00C661D5" w:rsidRDefault="003F1952">
      <w:pPr>
        <w:tabs>
          <w:tab w:val="left" w:pos="80"/>
        </w:tabs>
        <w:ind w:left="708" w:hanging="708"/>
        <w:jc w:val="center"/>
        <w:rPr>
          <w:b/>
          <w:sz w:val="24"/>
          <w:szCs w:val="24"/>
        </w:rPr>
      </w:pPr>
    </w:p>
    <w:p w14:paraId="4FB3D32E" w14:textId="77777777" w:rsidR="003F1952" w:rsidRPr="00C661D5" w:rsidRDefault="003F1952">
      <w:pPr>
        <w:tabs>
          <w:tab w:val="left" w:pos="80"/>
        </w:tabs>
        <w:ind w:left="708" w:hanging="708"/>
        <w:jc w:val="center"/>
        <w:rPr>
          <w:b/>
          <w:sz w:val="24"/>
          <w:szCs w:val="24"/>
        </w:rPr>
      </w:pPr>
    </w:p>
    <w:p w14:paraId="40B95A9C" w14:textId="77777777" w:rsidR="003F1952" w:rsidRPr="00C661D5" w:rsidRDefault="003F1952">
      <w:pPr>
        <w:tabs>
          <w:tab w:val="left" w:pos="80"/>
        </w:tabs>
        <w:ind w:left="708" w:hanging="708"/>
        <w:jc w:val="center"/>
        <w:rPr>
          <w:b/>
          <w:sz w:val="24"/>
          <w:szCs w:val="24"/>
        </w:rPr>
      </w:pPr>
    </w:p>
    <w:p w14:paraId="21D5F6C7" w14:textId="77777777" w:rsidR="003F1952" w:rsidRPr="00C661D5" w:rsidRDefault="003F1952">
      <w:pPr>
        <w:tabs>
          <w:tab w:val="left" w:pos="80"/>
        </w:tabs>
        <w:ind w:left="708" w:hanging="708"/>
        <w:jc w:val="center"/>
        <w:rPr>
          <w:b/>
          <w:sz w:val="24"/>
          <w:szCs w:val="24"/>
        </w:rPr>
      </w:pPr>
    </w:p>
    <w:p w14:paraId="2868FD8C" w14:textId="77777777" w:rsidR="003F1952" w:rsidRPr="00C661D5" w:rsidRDefault="003F1952">
      <w:pPr>
        <w:tabs>
          <w:tab w:val="left" w:pos="80"/>
        </w:tabs>
        <w:ind w:left="708" w:hanging="708"/>
        <w:jc w:val="center"/>
        <w:rPr>
          <w:b/>
          <w:sz w:val="24"/>
          <w:szCs w:val="24"/>
        </w:rPr>
      </w:pPr>
    </w:p>
    <w:p w14:paraId="5ED3A1C0" w14:textId="77777777" w:rsidR="003F1952" w:rsidRPr="00C661D5" w:rsidRDefault="003F1952">
      <w:pPr>
        <w:tabs>
          <w:tab w:val="left" w:pos="80"/>
        </w:tabs>
        <w:ind w:left="708" w:hanging="708"/>
        <w:jc w:val="center"/>
        <w:rPr>
          <w:b/>
          <w:sz w:val="24"/>
          <w:szCs w:val="24"/>
        </w:rPr>
      </w:pPr>
    </w:p>
    <w:p w14:paraId="77F11DEF"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78165C32" w14:textId="77777777" w:rsidR="003F1952" w:rsidRPr="00C661D5" w:rsidRDefault="000C1B85">
      <w:pPr>
        <w:tabs>
          <w:tab w:val="left" w:pos="80"/>
        </w:tabs>
        <w:jc w:val="center"/>
        <w:rPr>
          <w:sz w:val="24"/>
          <w:szCs w:val="24"/>
        </w:rPr>
      </w:pPr>
      <w:r w:rsidRPr="00C661D5">
        <w:rPr>
          <w:sz w:val="24"/>
          <w:szCs w:val="24"/>
        </w:rPr>
        <w:t>Sandy Pauline Cala Sanguino - 1098773314</w:t>
      </w:r>
    </w:p>
    <w:p w14:paraId="0CDBEC7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6C0B6646" w14:textId="77777777" w:rsidR="003F1952" w:rsidRPr="00C661D5" w:rsidRDefault="003F1952">
      <w:pPr>
        <w:rPr>
          <w:sz w:val="24"/>
          <w:szCs w:val="24"/>
        </w:rPr>
      </w:pPr>
    </w:p>
    <w:p w14:paraId="0C5F6B7E" w14:textId="77777777" w:rsidR="003F1952" w:rsidRPr="00C661D5" w:rsidRDefault="003F1952">
      <w:pPr>
        <w:rPr>
          <w:sz w:val="24"/>
          <w:szCs w:val="24"/>
        </w:rPr>
      </w:pPr>
    </w:p>
    <w:p w14:paraId="43AB6F27" w14:textId="77777777" w:rsidR="003F1952" w:rsidRPr="00C661D5" w:rsidRDefault="003F1952">
      <w:pPr>
        <w:rPr>
          <w:sz w:val="24"/>
          <w:szCs w:val="24"/>
        </w:rPr>
      </w:pPr>
    </w:p>
    <w:p w14:paraId="22D415B8" w14:textId="77777777" w:rsidR="003F1952" w:rsidRPr="00C661D5" w:rsidRDefault="003F1952">
      <w:pPr>
        <w:tabs>
          <w:tab w:val="left" w:pos="80"/>
        </w:tabs>
        <w:ind w:left="708" w:hanging="708"/>
        <w:jc w:val="center"/>
        <w:rPr>
          <w:b/>
          <w:sz w:val="24"/>
          <w:szCs w:val="24"/>
        </w:rPr>
      </w:pPr>
    </w:p>
    <w:p w14:paraId="3D51F28F" w14:textId="77777777" w:rsidR="003F1952" w:rsidRPr="00C661D5" w:rsidRDefault="003F1952">
      <w:pPr>
        <w:tabs>
          <w:tab w:val="left" w:pos="80"/>
        </w:tabs>
        <w:ind w:left="708" w:hanging="708"/>
        <w:jc w:val="center"/>
        <w:rPr>
          <w:b/>
          <w:sz w:val="24"/>
          <w:szCs w:val="24"/>
        </w:rPr>
      </w:pPr>
    </w:p>
    <w:p w14:paraId="0BD33311" w14:textId="77777777" w:rsidR="003F1952" w:rsidRPr="00C661D5" w:rsidRDefault="003F1952">
      <w:pPr>
        <w:tabs>
          <w:tab w:val="left" w:pos="80"/>
        </w:tabs>
        <w:ind w:left="708" w:hanging="708"/>
        <w:jc w:val="center"/>
        <w:rPr>
          <w:b/>
          <w:sz w:val="24"/>
          <w:szCs w:val="24"/>
        </w:rPr>
      </w:pPr>
    </w:p>
    <w:p w14:paraId="405AC1D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3FB687F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588AB64B"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pPr>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8"/>
                    <a:srcRect/>
                    <a:stretch>
                      <a:fillRect/>
                    </a:stretch>
                  </pic:blipFill>
                  <pic:spPr>
                    <a:xfrm>
                      <a:off x="0" y="0"/>
                      <a:ext cx="2171700" cy="1391661"/>
                    </a:xfrm>
                    <a:prstGeom prst="rect">
                      <a:avLst/>
                    </a:prstGeom>
                    <a:ln/>
                  </pic:spPr>
                </pic:pic>
              </a:graphicData>
            </a:graphic>
          </wp:inline>
        </w:drawing>
      </w:r>
    </w:p>
    <w:p w14:paraId="3CF764DF" w14:textId="77777777" w:rsidR="003F1952" w:rsidRPr="00C661D5" w:rsidRDefault="003F1952">
      <w:pPr>
        <w:tabs>
          <w:tab w:val="left" w:pos="80"/>
        </w:tabs>
        <w:jc w:val="center"/>
        <w:rPr>
          <w:sz w:val="24"/>
          <w:szCs w:val="24"/>
        </w:rPr>
      </w:pPr>
    </w:p>
    <w:p w14:paraId="79E59E64" w14:textId="77777777" w:rsidR="003F1952" w:rsidRPr="00C661D5" w:rsidRDefault="000C1B85">
      <w:pPr>
        <w:tabs>
          <w:tab w:val="left" w:pos="80"/>
        </w:tabs>
        <w:jc w:val="center"/>
        <w:rPr>
          <w:b/>
          <w:sz w:val="24"/>
          <w:szCs w:val="24"/>
        </w:rPr>
      </w:pPr>
      <w:r w:rsidRPr="00C661D5">
        <w:rPr>
          <w:b/>
          <w:sz w:val="24"/>
          <w:szCs w:val="24"/>
        </w:rPr>
        <w:t>TÍTULO DEL TRABAJO DE GRADO</w:t>
      </w:r>
    </w:p>
    <w:p w14:paraId="78FA6B4B"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39F31DF3" w14:textId="77777777" w:rsidR="003F1952" w:rsidRPr="00C661D5" w:rsidRDefault="003F1952">
      <w:pPr>
        <w:tabs>
          <w:tab w:val="left" w:pos="80"/>
        </w:tabs>
        <w:jc w:val="center"/>
        <w:rPr>
          <w:color w:val="A6A6A6"/>
          <w:sz w:val="24"/>
          <w:szCs w:val="24"/>
        </w:rPr>
      </w:pPr>
    </w:p>
    <w:p w14:paraId="3ED0B6F0" w14:textId="77777777" w:rsidR="003F1952" w:rsidRPr="00C661D5" w:rsidRDefault="003F1952">
      <w:pPr>
        <w:tabs>
          <w:tab w:val="left" w:pos="80"/>
        </w:tabs>
        <w:jc w:val="center"/>
        <w:rPr>
          <w:sz w:val="24"/>
          <w:szCs w:val="24"/>
        </w:rPr>
      </w:pPr>
    </w:p>
    <w:p w14:paraId="6806EFD9" w14:textId="77777777" w:rsidR="003F1952" w:rsidRPr="00C661D5" w:rsidRDefault="003F1952">
      <w:pPr>
        <w:tabs>
          <w:tab w:val="left" w:pos="80"/>
        </w:tabs>
        <w:jc w:val="center"/>
        <w:rPr>
          <w:sz w:val="24"/>
          <w:szCs w:val="24"/>
        </w:rPr>
      </w:pPr>
    </w:p>
    <w:p w14:paraId="6D2C4FCA"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57FDF12B" w14:textId="77777777" w:rsidR="003F1952" w:rsidRPr="00C661D5" w:rsidRDefault="000C1B85">
      <w:pPr>
        <w:tabs>
          <w:tab w:val="left" w:pos="80"/>
        </w:tabs>
        <w:jc w:val="center"/>
        <w:rPr>
          <w:sz w:val="24"/>
          <w:szCs w:val="24"/>
        </w:rPr>
      </w:pPr>
      <w:r w:rsidRPr="00C661D5">
        <w:rPr>
          <w:sz w:val="24"/>
          <w:szCs w:val="24"/>
        </w:rPr>
        <w:t>Sandy Pauline Cala Sanguino - 1098773314</w:t>
      </w:r>
    </w:p>
    <w:p w14:paraId="4419D0F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2D728579" w14:textId="77777777" w:rsidR="003F1952" w:rsidRPr="00C661D5" w:rsidRDefault="003F1952">
      <w:pPr>
        <w:tabs>
          <w:tab w:val="left" w:pos="80"/>
        </w:tabs>
        <w:jc w:val="center"/>
        <w:rPr>
          <w:color w:val="A6A6A6"/>
          <w:sz w:val="24"/>
          <w:szCs w:val="24"/>
        </w:rPr>
      </w:pPr>
    </w:p>
    <w:p w14:paraId="1D774275" w14:textId="77777777" w:rsidR="003F1952" w:rsidRPr="00C661D5" w:rsidRDefault="003F1952">
      <w:pPr>
        <w:tabs>
          <w:tab w:val="left" w:pos="80"/>
        </w:tabs>
        <w:jc w:val="center"/>
        <w:rPr>
          <w:sz w:val="24"/>
          <w:szCs w:val="24"/>
        </w:rPr>
      </w:pPr>
    </w:p>
    <w:p w14:paraId="033D51A2" w14:textId="77777777" w:rsidR="003F1952" w:rsidRPr="00C661D5" w:rsidRDefault="003F1952">
      <w:pPr>
        <w:tabs>
          <w:tab w:val="left" w:pos="80"/>
        </w:tabs>
        <w:jc w:val="center"/>
        <w:rPr>
          <w:sz w:val="24"/>
          <w:szCs w:val="24"/>
        </w:rPr>
      </w:pPr>
    </w:p>
    <w:p w14:paraId="62716022" w14:textId="77777777" w:rsidR="003F1952" w:rsidRPr="00C661D5" w:rsidRDefault="000C1B85">
      <w:pPr>
        <w:pStyle w:val="Ttulo"/>
      </w:pPr>
      <w:r w:rsidRPr="00C661D5">
        <w:t>Trabajo de Grado para optar al título de</w:t>
      </w:r>
    </w:p>
    <w:p w14:paraId="3281DF9B" w14:textId="77777777" w:rsidR="003F1952" w:rsidRPr="00C661D5" w:rsidRDefault="000C1B85">
      <w:pPr>
        <w:tabs>
          <w:tab w:val="left" w:pos="80"/>
        </w:tabs>
        <w:jc w:val="center"/>
        <w:rPr>
          <w:sz w:val="24"/>
          <w:szCs w:val="24"/>
        </w:rPr>
      </w:pPr>
      <w:r w:rsidRPr="00C661D5">
        <w:rPr>
          <w:sz w:val="24"/>
          <w:szCs w:val="24"/>
        </w:rPr>
        <w:t>Ingeniero(a) de Sistemas</w:t>
      </w:r>
    </w:p>
    <w:p w14:paraId="3B6C1354" w14:textId="77777777" w:rsidR="003F1952" w:rsidRPr="00C661D5" w:rsidRDefault="003F1952">
      <w:pPr>
        <w:tabs>
          <w:tab w:val="left" w:pos="80"/>
        </w:tabs>
        <w:rPr>
          <w:sz w:val="24"/>
          <w:szCs w:val="24"/>
        </w:rPr>
      </w:pPr>
    </w:p>
    <w:p w14:paraId="3C2E4513" w14:textId="77777777" w:rsidR="003F1952" w:rsidRPr="00C661D5" w:rsidRDefault="003F1952">
      <w:pPr>
        <w:tabs>
          <w:tab w:val="left" w:pos="80"/>
        </w:tabs>
        <w:rPr>
          <w:sz w:val="24"/>
          <w:szCs w:val="24"/>
        </w:rPr>
      </w:pPr>
    </w:p>
    <w:p w14:paraId="561CAF49" w14:textId="77777777" w:rsidR="003F1952" w:rsidRPr="00C661D5" w:rsidRDefault="003F1952">
      <w:pPr>
        <w:tabs>
          <w:tab w:val="left" w:pos="80"/>
        </w:tabs>
        <w:rPr>
          <w:sz w:val="24"/>
          <w:szCs w:val="24"/>
        </w:rPr>
      </w:pPr>
    </w:p>
    <w:p w14:paraId="257D6501" w14:textId="77777777" w:rsidR="003F1952" w:rsidRPr="00C661D5" w:rsidRDefault="000C1B85">
      <w:pPr>
        <w:tabs>
          <w:tab w:val="left" w:pos="80"/>
        </w:tabs>
        <w:jc w:val="center"/>
        <w:rPr>
          <w:b/>
          <w:sz w:val="24"/>
          <w:szCs w:val="24"/>
        </w:rPr>
      </w:pPr>
      <w:r w:rsidRPr="00C661D5">
        <w:rPr>
          <w:b/>
          <w:sz w:val="24"/>
          <w:szCs w:val="24"/>
        </w:rPr>
        <w:t>DIRECTOR</w:t>
      </w:r>
    </w:p>
    <w:p w14:paraId="569896E7" w14:textId="77777777" w:rsidR="003F1952" w:rsidRPr="00C661D5" w:rsidRDefault="000C1B85">
      <w:pPr>
        <w:tabs>
          <w:tab w:val="left" w:pos="80"/>
        </w:tabs>
        <w:jc w:val="center"/>
        <w:rPr>
          <w:sz w:val="24"/>
          <w:szCs w:val="24"/>
        </w:rPr>
      </w:pPr>
      <w:r w:rsidRPr="00C661D5">
        <w:rPr>
          <w:sz w:val="24"/>
          <w:szCs w:val="24"/>
        </w:rPr>
        <w:t xml:space="preserve">Jaime Yesith Valencia </w:t>
      </w:r>
      <w:r w:rsidR="00C661D5" w:rsidRPr="00C661D5">
        <w:rPr>
          <w:sz w:val="24"/>
          <w:szCs w:val="24"/>
        </w:rPr>
        <w:t>Galván</w:t>
      </w:r>
    </w:p>
    <w:p w14:paraId="36E1F6F5" w14:textId="77777777" w:rsidR="003F1952" w:rsidRPr="00C661D5" w:rsidRDefault="003F1952">
      <w:pPr>
        <w:tabs>
          <w:tab w:val="left" w:pos="80"/>
        </w:tabs>
        <w:jc w:val="center"/>
        <w:rPr>
          <w:b/>
          <w:sz w:val="24"/>
          <w:szCs w:val="24"/>
        </w:rPr>
      </w:pPr>
    </w:p>
    <w:p w14:paraId="15CBE315" w14:textId="77777777" w:rsidR="003F1952" w:rsidRPr="00C661D5" w:rsidRDefault="003F1952">
      <w:pPr>
        <w:tabs>
          <w:tab w:val="left" w:pos="80"/>
        </w:tabs>
        <w:jc w:val="center"/>
        <w:rPr>
          <w:b/>
          <w:sz w:val="24"/>
          <w:szCs w:val="24"/>
        </w:rPr>
      </w:pPr>
    </w:p>
    <w:p w14:paraId="49D35A72" w14:textId="77777777"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pPr>
        <w:tabs>
          <w:tab w:val="left" w:pos="80"/>
        </w:tabs>
        <w:rPr>
          <w:b/>
          <w:sz w:val="24"/>
          <w:szCs w:val="24"/>
        </w:rPr>
      </w:pPr>
    </w:p>
    <w:p w14:paraId="0BFC75FD" w14:textId="77777777" w:rsidR="003F1952" w:rsidRPr="00C661D5" w:rsidRDefault="003F1952">
      <w:pPr>
        <w:tabs>
          <w:tab w:val="left" w:pos="80"/>
        </w:tabs>
        <w:ind w:left="708" w:hanging="708"/>
        <w:jc w:val="center"/>
        <w:rPr>
          <w:b/>
          <w:sz w:val="24"/>
          <w:szCs w:val="24"/>
        </w:rPr>
      </w:pPr>
    </w:p>
    <w:p w14:paraId="6F47201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14:paraId="394B032A" w14:textId="77777777" w:rsidR="003F1952" w:rsidRPr="00C661D5" w:rsidRDefault="003F1952">
      <w:pPr>
        <w:tabs>
          <w:tab w:val="left" w:pos="80"/>
        </w:tabs>
        <w:ind w:left="708" w:hanging="708"/>
        <w:jc w:val="center"/>
        <w:rPr>
          <w:b/>
          <w:color w:val="A6A6A6"/>
          <w:sz w:val="24"/>
          <w:szCs w:val="24"/>
        </w:rPr>
      </w:pPr>
    </w:p>
    <w:p w14:paraId="0DC54012"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6337B5E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6B4A1DB5"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pPr>
        <w:tabs>
          <w:tab w:val="left" w:pos="80"/>
        </w:tabs>
        <w:rPr>
          <w:sz w:val="24"/>
          <w:szCs w:val="24"/>
        </w:rPr>
      </w:pPr>
    </w:p>
    <w:p w14:paraId="007504BE" w14:textId="77777777" w:rsidR="003F1952" w:rsidRPr="00C661D5" w:rsidRDefault="003F1952">
      <w:pPr>
        <w:rPr>
          <w:sz w:val="24"/>
          <w:szCs w:val="24"/>
        </w:rPr>
      </w:pPr>
    </w:p>
    <w:p w14:paraId="2443AE10" w14:textId="77777777" w:rsidR="003F1952" w:rsidRPr="00C661D5" w:rsidRDefault="000C1B85">
      <w:pPr>
        <w:spacing w:line="276" w:lineRule="auto"/>
        <w:jc w:val="left"/>
        <w:rPr>
          <w:sz w:val="24"/>
          <w:szCs w:val="24"/>
        </w:rPr>
      </w:pPr>
      <w:r w:rsidRPr="00C661D5">
        <w:rPr>
          <w:sz w:val="24"/>
          <w:szCs w:val="24"/>
        </w:rPr>
        <w:br w:type="page"/>
        <w:t>Nota de Aceptación</w:t>
      </w:r>
    </w:p>
    <w:p w14:paraId="537968C4" w14:textId="77777777" w:rsidR="003F1952" w:rsidRPr="00C661D5" w:rsidRDefault="003F1952">
      <w:pPr>
        <w:tabs>
          <w:tab w:val="left" w:pos="80"/>
        </w:tabs>
        <w:jc w:val="right"/>
        <w:rPr>
          <w:sz w:val="24"/>
          <w:szCs w:val="24"/>
        </w:rPr>
      </w:pPr>
    </w:p>
    <w:p w14:paraId="73B4FB15" w14:textId="77777777" w:rsidR="003F1952" w:rsidRPr="00C661D5" w:rsidRDefault="003F1952">
      <w:pPr>
        <w:tabs>
          <w:tab w:val="left" w:pos="80"/>
        </w:tabs>
        <w:jc w:val="right"/>
        <w:rPr>
          <w:sz w:val="24"/>
          <w:szCs w:val="24"/>
        </w:rPr>
      </w:pPr>
    </w:p>
    <w:p w14:paraId="01114EEB" w14:textId="77777777" w:rsidR="003F1952" w:rsidRPr="00C661D5" w:rsidRDefault="000C1B85">
      <w:pPr>
        <w:tabs>
          <w:tab w:val="left" w:pos="80"/>
        </w:tabs>
        <w:jc w:val="right"/>
        <w:rPr>
          <w:sz w:val="24"/>
          <w:szCs w:val="24"/>
        </w:rPr>
      </w:pPr>
      <w:r w:rsidRPr="00C661D5">
        <w:rPr>
          <w:sz w:val="24"/>
          <w:szCs w:val="24"/>
        </w:rPr>
        <w:t>___________________________________</w:t>
      </w:r>
    </w:p>
    <w:p w14:paraId="100D2B45" w14:textId="77777777" w:rsidR="003F1952" w:rsidRPr="00C661D5" w:rsidRDefault="003F1952">
      <w:pPr>
        <w:tabs>
          <w:tab w:val="left" w:pos="80"/>
        </w:tabs>
        <w:jc w:val="right"/>
        <w:rPr>
          <w:sz w:val="24"/>
          <w:szCs w:val="24"/>
        </w:rPr>
      </w:pPr>
    </w:p>
    <w:p w14:paraId="6441BBC0" w14:textId="77777777" w:rsidR="003F1952" w:rsidRPr="00C661D5" w:rsidRDefault="000C1B85">
      <w:pPr>
        <w:tabs>
          <w:tab w:val="left" w:pos="80"/>
        </w:tabs>
        <w:jc w:val="right"/>
        <w:rPr>
          <w:sz w:val="24"/>
          <w:szCs w:val="24"/>
        </w:rPr>
      </w:pPr>
      <w:r w:rsidRPr="00C661D5">
        <w:rPr>
          <w:sz w:val="24"/>
          <w:szCs w:val="24"/>
        </w:rPr>
        <w:t>___________________________________</w:t>
      </w:r>
    </w:p>
    <w:p w14:paraId="48CC973E" w14:textId="77777777" w:rsidR="003F1952" w:rsidRPr="00C661D5" w:rsidRDefault="003F1952">
      <w:pPr>
        <w:tabs>
          <w:tab w:val="left" w:pos="80"/>
        </w:tabs>
        <w:jc w:val="right"/>
        <w:rPr>
          <w:sz w:val="24"/>
          <w:szCs w:val="24"/>
        </w:rPr>
      </w:pPr>
    </w:p>
    <w:p w14:paraId="6BD309A0" w14:textId="77777777" w:rsidR="003F1952" w:rsidRPr="00C661D5" w:rsidRDefault="000C1B85">
      <w:pPr>
        <w:tabs>
          <w:tab w:val="left" w:pos="80"/>
        </w:tabs>
        <w:jc w:val="right"/>
        <w:rPr>
          <w:sz w:val="24"/>
          <w:szCs w:val="24"/>
        </w:rPr>
      </w:pPr>
      <w:r w:rsidRPr="00C661D5">
        <w:rPr>
          <w:sz w:val="24"/>
          <w:szCs w:val="24"/>
        </w:rPr>
        <w:t>___________________________________</w:t>
      </w:r>
    </w:p>
    <w:p w14:paraId="1A2532BE" w14:textId="77777777" w:rsidR="003F1952" w:rsidRPr="00C661D5" w:rsidRDefault="003F1952">
      <w:pPr>
        <w:tabs>
          <w:tab w:val="left" w:pos="80"/>
        </w:tabs>
        <w:jc w:val="right"/>
        <w:rPr>
          <w:sz w:val="24"/>
          <w:szCs w:val="24"/>
        </w:rPr>
      </w:pPr>
    </w:p>
    <w:p w14:paraId="201860FE" w14:textId="77777777" w:rsidR="003F1952" w:rsidRPr="00C661D5" w:rsidRDefault="000C1B85">
      <w:pPr>
        <w:tabs>
          <w:tab w:val="left" w:pos="80"/>
        </w:tabs>
        <w:jc w:val="right"/>
        <w:rPr>
          <w:sz w:val="24"/>
          <w:szCs w:val="24"/>
        </w:rPr>
      </w:pPr>
      <w:r w:rsidRPr="00C661D5">
        <w:rPr>
          <w:sz w:val="24"/>
          <w:szCs w:val="24"/>
        </w:rPr>
        <w:t>___________________________________</w:t>
      </w:r>
    </w:p>
    <w:p w14:paraId="624DAC10" w14:textId="77777777" w:rsidR="003F1952" w:rsidRPr="00C661D5" w:rsidRDefault="003F1952">
      <w:pPr>
        <w:tabs>
          <w:tab w:val="left" w:pos="80"/>
        </w:tabs>
        <w:jc w:val="right"/>
        <w:rPr>
          <w:sz w:val="24"/>
          <w:szCs w:val="24"/>
        </w:rPr>
      </w:pPr>
    </w:p>
    <w:p w14:paraId="58CEE011" w14:textId="77777777" w:rsidR="003F1952" w:rsidRPr="00C661D5" w:rsidRDefault="003F1952">
      <w:pPr>
        <w:tabs>
          <w:tab w:val="left" w:pos="80"/>
        </w:tabs>
        <w:jc w:val="right"/>
        <w:rPr>
          <w:sz w:val="24"/>
          <w:szCs w:val="24"/>
        </w:rPr>
      </w:pPr>
    </w:p>
    <w:p w14:paraId="1376C87E" w14:textId="77777777" w:rsidR="003F1952" w:rsidRPr="00C661D5" w:rsidRDefault="003F1952">
      <w:pPr>
        <w:tabs>
          <w:tab w:val="left" w:pos="80"/>
        </w:tabs>
        <w:jc w:val="right"/>
        <w:rPr>
          <w:sz w:val="24"/>
          <w:szCs w:val="24"/>
        </w:rPr>
      </w:pPr>
    </w:p>
    <w:p w14:paraId="4EF634DB" w14:textId="77777777" w:rsidR="003F1952" w:rsidRPr="00C661D5" w:rsidRDefault="003F1952">
      <w:pPr>
        <w:tabs>
          <w:tab w:val="left" w:pos="80"/>
        </w:tabs>
        <w:jc w:val="right"/>
        <w:rPr>
          <w:sz w:val="24"/>
          <w:szCs w:val="24"/>
        </w:rPr>
      </w:pPr>
    </w:p>
    <w:p w14:paraId="5656A068" w14:textId="77777777" w:rsidR="003F1952" w:rsidRPr="00C661D5" w:rsidRDefault="003F1952">
      <w:pPr>
        <w:tabs>
          <w:tab w:val="left" w:pos="80"/>
        </w:tabs>
        <w:jc w:val="right"/>
        <w:rPr>
          <w:sz w:val="24"/>
          <w:szCs w:val="24"/>
        </w:rPr>
      </w:pPr>
    </w:p>
    <w:p w14:paraId="5454905E" w14:textId="77777777" w:rsidR="003F1952" w:rsidRPr="00C661D5" w:rsidRDefault="003F1952">
      <w:pPr>
        <w:tabs>
          <w:tab w:val="left" w:pos="80"/>
        </w:tabs>
        <w:jc w:val="right"/>
        <w:rPr>
          <w:sz w:val="24"/>
          <w:szCs w:val="24"/>
        </w:rPr>
      </w:pPr>
    </w:p>
    <w:p w14:paraId="4B335724" w14:textId="77777777" w:rsidR="003F1952" w:rsidRPr="00C661D5" w:rsidRDefault="003F1952">
      <w:pPr>
        <w:tabs>
          <w:tab w:val="left" w:pos="80"/>
        </w:tabs>
        <w:jc w:val="right"/>
        <w:rPr>
          <w:sz w:val="24"/>
          <w:szCs w:val="24"/>
        </w:rPr>
      </w:pPr>
    </w:p>
    <w:p w14:paraId="0BA2D6A0" w14:textId="77777777" w:rsidR="003F1952" w:rsidRPr="00C661D5" w:rsidRDefault="003F1952">
      <w:pPr>
        <w:tabs>
          <w:tab w:val="left" w:pos="80"/>
        </w:tabs>
        <w:jc w:val="right"/>
        <w:rPr>
          <w:sz w:val="24"/>
          <w:szCs w:val="24"/>
        </w:rPr>
      </w:pPr>
    </w:p>
    <w:p w14:paraId="011063BD" w14:textId="77777777" w:rsidR="003F1952" w:rsidRPr="00C661D5" w:rsidRDefault="003F1952">
      <w:pPr>
        <w:tabs>
          <w:tab w:val="left" w:pos="80"/>
        </w:tabs>
        <w:jc w:val="right"/>
        <w:rPr>
          <w:sz w:val="24"/>
          <w:szCs w:val="24"/>
        </w:rPr>
      </w:pPr>
    </w:p>
    <w:p w14:paraId="6CCEF232" w14:textId="77777777" w:rsidR="003F1952" w:rsidRPr="00C661D5" w:rsidRDefault="003F1952">
      <w:pPr>
        <w:tabs>
          <w:tab w:val="left" w:pos="80"/>
        </w:tabs>
        <w:jc w:val="right"/>
        <w:rPr>
          <w:sz w:val="24"/>
          <w:szCs w:val="24"/>
        </w:rPr>
      </w:pPr>
    </w:p>
    <w:p w14:paraId="5A2E4C45" w14:textId="77777777" w:rsidR="003F1952" w:rsidRPr="00C661D5" w:rsidRDefault="003F1952">
      <w:pPr>
        <w:tabs>
          <w:tab w:val="left" w:pos="80"/>
        </w:tabs>
        <w:jc w:val="right"/>
        <w:rPr>
          <w:sz w:val="24"/>
          <w:szCs w:val="24"/>
        </w:rPr>
      </w:pPr>
    </w:p>
    <w:p w14:paraId="3D30CBDB" w14:textId="77777777" w:rsidR="003F1952" w:rsidRPr="00C661D5" w:rsidRDefault="003F1952">
      <w:pPr>
        <w:tabs>
          <w:tab w:val="left" w:pos="80"/>
        </w:tabs>
        <w:jc w:val="right"/>
        <w:rPr>
          <w:sz w:val="24"/>
          <w:szCs w:val="24"/>
        </w:rPr>
      </w:pPr>
    </w:p>
    <w:p w14:paraId="140973C4" w14:textId="77777777" w:rsidR="003F1952" w:rsidRPr="00C661D5" w:rsidRDefault="003F1952">
      <w:pPr>
        <w:tabs>
          <w:tab w:val="left" w:pos="80"/>
        </w:tabs>
        <w:jc w:val="right"/>
        <w:rPr>
          <w:sz w:val="24"/>
          <w:szCs w:val="24"/>
        </w:rPr>
      </w:pPr>
    </w:p>
    <w:p w14:paraId="49AAEC8F" w14:textId="77777777" w:rsidR="003F1952" w:rsidRPr="00C661D5" w:rsidRDefault="000C1B85">
      <w:pPr>
        <w:tabs>
          <w:tab w:val="left" w:pos="80"/>
        </w:tabs>
        <w:jc w:val="right"/>
        <w:rPr>
          <w:sz w:val="24"/>
          <w:szCs w:val="24"/>
        </w:rPr>
      </w:pPr>
      <w:r w:rsidRPr="00C661D5">
        <w:rPr>
          <w:sz w:val="24"/>
          <w:szCs w:val="24"/>
        </w:rPr>
        <w:t>__________________________________</w:t>
      </w:r>
    </w:p>
    <w:p w14:paraId="3D42194B" w14:textId="77777777" w:rsidR="003F1952" w:rsidRPr="00C661D5" w:rsidRDefault="000C1B85">
      <w:pPr>
        <w:tabs>
          <w:tab w:val="left" w:pos="80"/>
        </w:tabs>
        <w:jc w:val="right"/>
        <w:rPr>
          <w:sz w:val="24"/>
          <w:szCs w:val="24"/>
        </w:rPr>
      </w:pPr>
      <w:r w:rsidRPr="00C661D5">
        <w:rPr>
          <w:sz w:val="24"/>
          <w:szCs w:val="24"/>
        </w:rPr>
        <w:t>Firma del jurado</w:t>
      </w:r>
    </w:p>
    <w:p w14:paraId="2BD128F1" w14:textId="77777777" w:rsidR="003F1952" w:rsidRPr="00C661D5" w:rsidRDefault="003F1952">
      <w:pPr>
        <w:tabs>
          <w:tab w:val="left" w:pos="80"/>
        </w:tabs>
        <w:jc w:val="right"/>
        <w:rPr>
          <w:sz w:val="24"/>
          <w:szCs w:val="24"/>
        </w:rPr>
      </w:pPr>
    </w:p>
    <w:p w14:paraId="121C5F19" w14:textId="77777777" w:rsidR="003F1952" w:rsidRPr="00C661D5" w:rsidRDefault="003F1952">
      <w:pPr>
        <w:tabs>
          <w:tab w:val="left" w:pos="80"/>
        </w:tabs>
        <w:jc w:val="right"/>
        <w:rPr>
          <w:sz w:val="24"/>
          <w:szCs w:val="24"/>
        </w:rPr>
      </w:pPr>
    </w:p>
    <w:p w14:paraId="657908BD" w14:textId="77777777" w:rsidR="003F1952" w:rsidRPr="00C661D5" w:rsidRDefault="003F1952">
      <w:pPr>
        <w:tabs>
          <w:tab w:val="left" w:pos="80"/>
        </w:tabs>
        <w:jc w:val="right"/>
        <w:rPr>
          <w:sz w:val="24"/>
          <w:szCs w:val="24"/>
        </w:rPr>
      </w:pPr>
    </w:p>
    <w:p w14:paraId="6F511F83" w14:textId="77777777" w:rsidR="003F1952" w:rsidRPr="00C661D5" w:rsidRDefault="003F1952">
      <w:pPr>
        <w:tabs>
          <w:tab w:val="left" w:pos="80"/>
        </w:tabs>
        <w:jc w:val="right"/>
        <w:rPr>
          <w:sz w:val="24"/>
          <w:szCs w:val="24"/>
        </w:rPr>
      </w:pPr>
    </w:p>
    <w:p w14:paraId="1632D12A" w14:textId="77777777" w:rsidR="003F1952" w:rsidRPr="00C661D5" w:rsidRDefault="003F1952">
      <w:pPr>
        <w:tabs>
          <w:tab w:val="left" w:pos="80"/>
        </w:tabs>
        <w:jc w:val="right"/>
        <w:rPr>
          <w:sz w:val="24"/>
          <w:szCs w:val="24"/>
        </w:rPr>
      </w:pPr>
    </w:p>
    <w:p w14:paraId="368EF361" w14:textId="77777777" w:rsidR="003F1952" w:rsidRPr="00C661D5" w:rsidRDefault="003F1952">
      <w:pPr>
        <w:tabs>
          <w:tab w:val="left" w:pos="80"/>
        </w:tabs>
        <w:jc w:val="right"/>
        <w:rPr>
          <w:sz w:val="24"/>
          <w:szCs w:val="24"/>
        </w:rPr>
      </w:pPr>
    </w:p>
    <w:p w14:paraId="251B8FC8" w14:textId="77777777" w:rsidR="003F1952" w:rsidRPr="00C661D5" w:rsidRDefault="000C1B85">
      <w:pPr>
        <w:tabs>
          <w:tab w:val="left" w:pos="80"/>
        </w:tabs>
        <w:jc w:val="right"/>
        <w:rPr>
          <w:sz w:val="24"/>
          <w:szCs w:val="24"/>
        </w:rPr>
      </w:pPr>
      <w:r w:rsidRPr="00C661D5">
        <w:rPr>
          <w:sz w:val="24"/>
          <w:szCs w:val="24"/>
        </w:rPr>
        <w:t>__________________________________</w:t>
      </w:r>
    </w:p>
    <w:p w14:paraId="2D67A055" w14:textId="77777777" w:rsidR="003F1952" w:rsidRPr="00C661D5" w:rsidRDefault="000C1B85">
      <w:pPr>
        <w:tabs>
          <w:tab w:val="left" w:pos="80"/>
        </w:tabs>
        <w:jc w:val="right"/>
        <w:rPr>
          <w:sz w:val="24"/>
          <w:szCs w:val="24"/>
        </w:rPr>
      </w:pPr>
      <w:r w:rsidRPr="00C661D5">
        <w:rPr>
          <w:sz w:val="24"/>
          <w:szCs w:val="24"/>
        </w:rPr>
        <w:t>Firma del Jurado</w:t>
      </w:r>
    </w:p>
    <w:p w14:paraId="7B7EAAF3" w14:textId="77777777" w:rsidR="003F1952" w:rsidRPr="00C661D5" w:rsidRDefault="003F1952">
      <w:pPr>
        <w:tabs>
          <w:tab w:val="left" w:pos="80"/>
        </w:tabs>
        <w:jc w:val="right"/>
        <w:rPr>
          <w:sz w:val="24"/>
          <w:szCs w:val="24"/>
        </w:rPr>
      </w:pPr>
    </w:p>
    <w:p w14:paraId="457136D2" w14:textId="77777777" w:rsidR="003F1952" w:rsidRPr="00C661D5" w:rsidRDefault="003F1952">
      <w:pPr>
        <w:tabs>
          <w:tab w:val="left" w:pos="80"/>
        </w:tabs>
        <w:rPr>
          <w:sz w:val="24"/>
          <w:szCs w:val="24"/>
        </w:rPr>
      </w:pPr>
    </w:p>
    <w:p w14:paraId="2350EA96" w14:textId="77777777" w:rsidR="003F1952" w:rsidRPr="00C661D5" w:rsidRDefault="003F1952">
      <w:pPr>
        <w:tabs>
          <w:tab w:val="left" w:pos="80"/>
        </w:tabs>
        <w:rPr>
          <w:sz w:val="24"/>
          <w:szCs w:val="24"/>
        </w:rPr>
      </w:pPr>
    </w:p>
    <w:p w14:paraId="72443D3A" w14:textId="77777777" w:rsidR="003F1952" w:rsidRPr="00C661D5" w:rsidRDefault="003F1952">
      <w:pPr>
        <w:tabs>
          <w:tab w:val="left" w:pos="80"/>
        </w:tabs>
        <w:rPr>
          <w:sz w:val="24"/>
          <w:szCs w:val="24"/>
        </w:rPr>
      </w:pPr>
    </w:p>
    <w:p w14:paraId="3EEDD7E0" w14:textId="77777777" w:rsidR="003F1952" w:rsidRPr="00C661D5" w:rsidRDefault="003F1952">
      <w:pPr>
        <w:tabs>
          <w:tab w:val="left" w:pos="80"/>
        </w:tabs>
        <w:rPr>
          <w:sz w:val="24"/>
          <w:szCs w:val="24"/>
        </w:rPr>
      </w:pPr>
    </w:p>
    <w:p w14:paraId="457F8551" w14:textId="77777777" w:rsidR="003F1952" w:rsidRPr="00C661D5" w:rsidRDefault="000C1B85">
      <w:pPr>
        <w:spacing w:line="276" w:lineRule="auto"/>
        <w:jc w:val="left"/>
        <w:rPr>
          <w:sz w:val="24"/>
          <w:szCs w:val="24"/>
        </w:rPr>
        <w:sectPr w:rsidR="003F1952" w:rsidRPr="00C661D5">
          <w:headerReference w:type="default" r:id="rId9"/>
          <w:footerReference w:type="default" r:id="rId10"/>
          <w:pgSz w:w="12240" w:h="15840"/>
          <w:pgMar w:top="1701" w:right="1701" w:bottom="1701" w:left="1701" w:header="0" w:footer="720" w:gutter="0"/>
          <w:pgNumType w:start="1"/>
          <w:cols w:space="720"/>
        </w:sectPr>
      </w:pPr>
      <w:r w:rsidRPr="00C661D5">
        <w:rPr>
          <w:sz w:val="24"/>
          <w:szCs w:val="24"/>
        </w:rPr>
        <w:br w:type="page"/>
      </w:r>
    </w:p>
    <w:p w14:paraId="482A3F34" w14:textId="77777777" w:rsidR="003F1952" w:rsidRPr="00C661D5" w:rsidRDefault="000C1B85">
      <w:pPr>
        <w:tabs>
          <w:tab w:val="left" w:pos="80"/>
        </w:tabs>
        <w:jc w:val="center"/>
        <w:rPr>
          <w:b/>
          <w:sz w:val="24"/>
          <w:szCs w:val="24"/>
        </w:rPr>
      </w:pPr>
      <w:r w:rsidRPr="00C661D5">
        <w:rPr>
          <w:b/>
          <w:sz w:val="24"/>
          <w:szCs w:val="24"/>
        </w:rPr>
        <w:t>DEDICATORIA</w:t>
      </w:r>
    </w:p>
    <w:p w14:paraId="17C7925F" w14:textId="77777777" w:rsidR="003F1952" w:rsidRPr="00C661D5" w:rsidRDefault="003F1952">
      <w:pPr>
        <w:tabs>
          <w:tab w:val="left" w:pos="80"/>
        </w:tabs>
        <w:rPr>
          <w:sz w:val="24"/>
          <w:szCs w:val="24"/>
        </w:rPr>
      </w:pPr>
    </w:p>
    <w:p w14:paraId="5E47103D" w14:textId="77777777"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pPr>
        <w:tabs>
          <w:tab w:val="left" w:pos="80"/>
        </w:tabs>
        <w:rPr>
          <w:color w:val="A6A6A6"/>
          <w:sz w:val="24"/>
          <w:szCs w:val="24"/>
        </w:rPr>
      </w:pPr>
    </w:p>
    <w:p w14:paraId="2692770C" w14:textId="77777777" w:rsidR="003F1952" w:rsidRPr="00C661D5" w:rsidRDefault="003F1952">
      <w:pPr>
        <w:tabs>
          <w:tab w:val="left" w:pos="80"/>
        </w:tabs>
        <w:rPr>
          <w:sz w:val="24"/>
          <w:szCs w:val="24"/>
        </w:rPr>
      </w:pPr>
    </w:p>
    <w:p w14:paraId="5BEDD1C3" w14:textId="77777777" w:rsidR="003F1952" w:rsidRPr="00C661D5" w:rsidRDefault="003F1952">
      <w:pPr>
        <w:tabs>
          <w:tab w:val="left" w:pos="80"/>
        </w:tabs>
        <w:rPr>
          <w:sz w:val="24"/>
          <w:szCs w:val="24"/>
        </w:rPr>
      </w:pPr>
    </w:p>
    <w:p w14:paraId="4D950DD7" w14:textId="77777777" w:rsidR="003F1952" w:rsidRPr="00C661D5" w:rsidRDefault="003F1952">
      <w:pPr>
        <w:tabs>
          <w:tab w:val="left" w:pos="80"/>
        </w:tabs>
        <w:rPr>
          <w:sz w:val="24"/>
          <w:szCs w:val="24"/>
        </w:rPr>
      </w:pPr>
    </w:p>
    <w:p w14:paraId="6A40CF70" w14:textId="77777777" w:rsidR="003F1952" w:rsidRPr="00C661D5" w:rsidRDefault="003F1952">
      <w:pPr>
        <w:tabs>
          <w:tab w:val="left" w:pos="80"/>
        </w:tabs>
        <w:rPr>
          <w:sz w:val="24"/>
          <w:szCs w:val="24"/>
        </w:rPr>
      </w:pPr>
    </w:p>
    <w:p w14:paraId="5362EFD3" w14:textId="77777777" w:rsidR="003F1952" w:rsidRPr="00C661D5" w:rsidRDefault="003F1952">
      <w:pPr>
        <w:tabs>
          <w:tab w:val="left" w:pos="80"/>
        </w:tabs>
        <w:rPr>
          <w:sz w:val="24"/>
          <w:szCs w:val="24"/>
        </w:rPr>
      </w:pPr>
    </w:p>
    <w:p w14:paraId="15976053" w14:textId="77777777" w:rsidR="003F1952" w:rsidRPr="00C661D5" w:rsidRDefault="003F1952">
      <w:pPr>
        <w:tabs>
          <w:tab w:val="left" w:pos="80"/>
        </w:tabs>
        <w:rPr>
          <w:sz w:val="24"/>
          <w:szCs w:val="24"/>
        </w:rPr>
      </w:pPr>
    </w:p>
    <w:p w14:paraId="6B570E7E" w14:textId="77777777" w:rsidR="003F1952" w:rsidRPr="00C661D5" w:rsidRDefault="003F1952">
      <w:pPr>
        <w:tabs>
          <w:tab w:val="left" w:pos="80"/>
        </w:tabs>
        <w:rPr>
          <w:sz w:val="24"/>
          <w:szCs w:val="24"/>
        </w:rPr>
      </w:pPr>
    </w:p>
    <w:p w14:paraId="05D3D669"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pPr>
        <w:tabs>
          <w:tab w:val="left" w:pos="80"/>
        </w:tabs>
        <w:jc w:val="center"/>
        <w:rPr>
          <w:b/>
          <w:sz w:val="24"/>
          <w:szCs w:val="24"/>
        </w:rPr>
      </w:pPr>
      <w:r w:rsidRPr="00C661D5">
        <w:rPr>
          <w:b/>
          <w:sz w:val="24"/>
          <w:szCs w:val="24"/>
        </w:rPr>
        <w:t>AGRADECIMIENTOS</w:t>
      </w:r>
    </w:p>
    <w:p w14:paraId="51A56304" w14:textId="77777777" w:rsidR="003F1952" w:rsidRPr="00C661D5" w:rsidRDefault="003F1952">
      <w:pPr>
        <w:tabs>
          <w:tab w:val="left" w:pos="80"/>
        </w:tabs>
        <w:rPr>
          <w:sz w:val="24"/>
          <w:szCs w:val="24"/>
        </w:rPr>
      </w:pPr>
    </w:p>
    <w:p w14:paraId="50D47289" w14:textId="77777777"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pPr>
        <w:tabs>
          <w:tab w:val="left" w:pos="80"/>
        </w:tabs>
        <w:rPr>
          <w:sz w:val="24"/>
          <w:szCs w:val="24"/>
        </w:rPr>
      </w:pPr>
    </w:p>
    <w:p w14:paraId="464BE0BC" w14:textId="77777777" w:rsidR="003F1952" w:rsidRPr="00C661D5" w:rsidRDefault="003F1952">
      <w:pPr>
        <w:tabs>
          <w:tab w:val="left" w:pos="80"/>
        </w:tabs>
        <w:rPr>
          <w:sz w:val="24"/>
          <w:szCs w:val="24"/>
        </w:rPr>
      </w:pPr>
    </w:p>
    <w:p w14:paraId="67F95D5E" w14:textId="77777777" w:rsidR="003F1952" w:rsidRPr="00C661D5" w:rsidRDefault="003F1952">
      <w:pPr>
        <w:tabs>
          <w:tab w:val="left" w:pos="80"/>
        </w:tabs>
        <w:rPr>
          <w:sz w:val="24"/>
          <w:szCs w:val="24"/>
        </w:rPr>
      </w:pPr>
    </w:p>
    <w:p w14:paraId="647FD8FB" w14:textId="77777777" w:rsidR="003F1952" w:rsidRPr="00C661D5" w:rsidRDefault="003F1952">
      <w:pPr>
        <w:tabs>
          <w:tab w:val="left" w:pos="80"/>
        </w:tabs>
        <w:rPr>
          <w:sz w:val="24"/>
          <w:szCs w:val="24"/>
        </w:rPr>
      </w:pPr>
    </w:p>
    <w:p w14:paraId="17B3FC5D" w14:textId="77777777" w:rsidR="003F1952" w:rsidRPr="00C661D5" w:rsidRDefault="003F1952">
      <w:pPr>
        <w:tabs>
          <w:tab w:val="left" w:pos="80"/>
        </w:tabs>
        <w:rPr>
          <w:sz w:val="24"/>
          <w:szCs w:val="24"/>
        </w:rPr>
      </w:pPr>
    </w:p>
    <w:p w14:paraId="6EE533D4"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pPr>
        <w:tabs>
          <w:tab w:val="left" w:pos="80"/>
        </w:tabs>
        <w:rPr>
          <w:sz w:val="24"/>
          <w:szCs w:val="24"/>
        </w:rPr>
      </w:pPr>
    </w:p>
    <w:p w14:paraId="746F5AE2" w14:textId="77777777" w:rsidR="003F1952" w:rsidRPr="00C661D5" w:rsidRDefault="000C1B85">
      <w:pPr>
        <w:pStyle w:val="Ttulo"/>
      </w:pPr>
      <w:r w:rsidRPr="00C661D5">
        <w:t>TABLA DE CONTENIDO</w:t>
      </w:r>
    </w:p>
    <w:p w14:paraId="6EFE7C25" w14:textId="77777777"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14:paraId="33ED94F3" w14:textId="77777777" w:rsidR="00C661D5"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87057260" w:history="1">
            <w:r w:rsidR="00C661D5" w:rsidRPr="00006B13">
              <w:rPr>
                <w:rStyle w:val="Hipervnculo"/>
                <w:noProof/>
              </w:rPr>
              <w:t>RESUMEN EJECUTIVO</w:t>
            </w:r>
            <w:r w:rsidR="00C661D5">
              <w:rPr>
                <w:noProof/>
                <w:webHidden/>
              </w:rPr>
              <w:tab/>
            </w:r>
            <w:r w:rsidR="00C661D5">
              <w:rPr>
                <w:noProof/>
                <w:webHidden/>
              </w:rPr>
              <w:fldChar w:fldCharType="begin"/>
            </w:r>
            <w:r w:rsidR="00C661D5">
              <w:rPr>
                <w:noProof/>
                <w:webHidden/>
              </w:rPr>
              <w:instrText xml:space="preserve"> PAGEREF _Toc487057260 \h </w:instrText>
            </w:r>
            <w:r w:rsidR="00C661D5">
              <w:rPr>
                <w:noProof/>
                <w:webHidden/>
              </w:rPr>
            </w:r>
            <w:r w:rsidR="00C661D5">
              <w:rPr>
                <w:noProof/>
                <w:webHidden/>
              </w:rPr>
              <w:fldChar w:fldCharType="separate"/>
            </w:r>
            <w:r w:rsidR="00C661D5">
              <w:rPr>
                <w:noProof/>
                <w:webHidden/>
              </w:rPr>
              <w:t>11</w:t>
            </w:r>
            <w:r w:rsidR="00C661D5">
              <w:rPr>
                <w:noProof/>
                <w:webHidden/>
              </w:rPr>
              <w:fldChar w:fldCharType="end"/>
            </w:r>
          </w:hyperlink>
        </w:p>
        <w:p w14:paraId="3C77EB58" w14:textId="77777777" w:rsidR="00C661D5" w:rsidRDefault="000D210F">
          <w:pPr>
            <w:pStyle w:val="TDC1"/>
            <w:tabs>
              <w:tab w:val="right" w:pos="8828"/>
            </w:tabs>
            <w:rPr>
              <w:rFonts w:asciiTheme="minorHAnsi" w:eastAsiaTheme="minorEastAsia" w:hAnsiTheme="minorHAnsi" w:cstheme="minorBidi"/>
              <w:noProof/>
              <w:color w:val="auto"/>
            </w:rPr>
          </w:pPr>
          <w:hyperlink w:anchor="_Toc487057261" w:history="1">
            <w:r w:rsidR="00C661D5" w:rsidRPr="00006B13">
              <w:rPr>
                <w:rStyle w:val="Hipervnculo"/>
                <w:noProof/>
              </w:rPr>
              <w:t>INTRODUCCIÓN</w:t>
            </w:r>
            <w:r w:rsidR="00C661D5">
              <w:rPr>
                <w:noProof/>
                <w:webHidden/>
              </w:rPr>
              <w:tab/>
            </w:r>
            <w:r w:rsidR="00C661D5">
              <w:rPr>
                <w:noProof/>
                <w:webHidden/>
              </w:rPr>
              <w:fldChar w:fldCharType="begin"/>
            </w:r>
            <w:r w:rsidR="00C661D5">
              <w:rPr>
                <w:noProof/>
                <w:webHidden/>
              </w:rPr>
              <w:instrText xml:space="preserve"> PAGEREF _Toc487057261 \h </w:instrText>
            </w:r>
            <w:r w:rsidR="00C661D5">
              <w:rPr>
                <w:noProof/>
                <w:webHidden/>
              </w:rPr>
            </w:r>
            <w:r w:rsidR="00C661D5">
              <w:rPr>
                <w:noProof/>
                <w:webHidden/>
              </w:rPr>
              <w:fldChar w:fldCharType="separate"/>
            </w:r>
            <w:r w:rsidR="00C661D5">
              <w:rPr>
                <w:noProof/>
                <w:webHidden/>
              </w:rPr>
              <w:t>12</w:t>
            </w:r>
            <w:r w:rsidR="00C661D5">
              <w:rPr>
                <w:noProof/>
                <w:webHidden/>
              </w:rPr>
              <w:fldChar w:fldCharType="end"/>
            </w:r>
          </w:hyperlink>
        </w:p>
        <w:p w14:paraId="5F8C6A3B" w14:textId="77777777" w:rsidR="00C661D5" w:rsidRDefault="000D210F">
          <w:pPr>
            <w:pStyle w:val="TDC1"/>
            <w:tabs>
              <w:tab w:val="left" w:pos="440"/>
              <w:tab w:val="right" w:pos="8828"/>
            </w:tabs>
            <w:rPr>
              <w:rFonts w:asciiTheme="minorHAnsi" w:eastAsiaTheme="minorEastAsia" w:hAnsiTheme="minorHAnsi" w:cstheme="minorBidi"/>
              <w:noProof/>
              <w:color w:val="auto"/>
            </w:rPr>
          </w:pPr>
          <w:hyperlink w:anchor="_Toc487057262" w:history="1">
            <w:r w:rsidR="00C661D5" w:rsidRPr="00006B13">
              <w:rPr>
                <w:rStyle w:val="Hipervnculo"/>
                <w:noProof/>
              </w:rPr>
              <w:t>1.</w:t>
            </w:r>
            <w:r w:rsidR="00C661D5">
              <w:rPr>
                <w:rFonts w:asciiTheme="minorHAnsi" w:eastAsiaTheme="minorEastAsia" w:hAnsiTheme="minorHAnsi" w:cstheme="minorBidi"/>
                <w:noProof/>
                <w:color w:val="auto"/>
              </w:rPr>
              <w:tab/>
            </w:r>
            <w:r w:rsidR="00C661D5" w:rsidRPr="00006B13">
              <w:rPr>
                <w:rStyle w:val="Hipervnculo"/>
                <w:noProof/>
              </w:rPr>
              <w:t>DESCRIPCIÓN DEL TRABAJO DE INVESTIGACIÓN</w:t>
            </w:r>
            <w:r w:rsidR="00C661D5">
              <w:rPr>
                <w:noProof/>
                <w:webHidden/>
              </w:rPr>
              <w:tab/>
            </w:r>
            <w:r w:rsidR="00C661D5">
              <w:rPr>
                <w:noProof/>
                <w:webHidden/>
              </w:rPr>
              <w:fldChar w:fldCharType="begin"/>
            </w:r>
            <w:r w:rsidR="00C661D5">
              <w:rPr>
                <w:noProof/>
                <w:webHidden/>
              </w:rPr>
              <w:instrText xml:space="preserve"> PAGEREF _Toc487057262 \h </w:instrText>
            </w:r>
            <w:r w:rsidR="00C661D5">
              <w:rPr>
                <w:noProof/>
                <w:webHidden/>
              </w:rPr>
            </w:r>
            <w:r w:rsidR="00C661D5">
              <w:rPr>
                <w:noProof/>
                <w:webHidden/>
              </w:rPr>
              <w:fldChar w:fldCharType="separate"/>
            </w:r>
            <w:r w:rsidR="00C661D5">
              <w:rPr>
                <w:noProof/>
                <w:webHidden/>
              </w:rPr>
              <w:t>14</w:t>
            </w:r>
            <w:r w:rsidR="00C661D5">
              <w:rPr>
                <w:noProof/>
                <w:webHidden/>
              </w:rPr>
              <w:fldChar w:fldCharType="end"/>
            </w:r>
          </w:hyperlink>
        </w:p>
        <w:p w14:paraId="28D43C6A" w14:textId="77777777" w:rsidR="00C661D5" w:rsidRDefault="000D210F">
          <w:pPr>
            <w:pStyle w:val="TDC2"/>
            <w:tabs>
              <w:tab w:val="left" w:pos="880"/>
              <w:tab w:val="right" w:pos="8828"/>
            </w:tabs>
            <w:rPr>
              <w:rFonts w:asciiTheme="minorHAnsi" w:eastAsiaTheme="minorEastAsia" w:hAnsiTheme="minorHAnsi" w:cstheme="minorBidi"/>
              <w:noProof/>
              <w:color w:val="auto"/>
            </w:rPr>
          </w:pPr>
          <w:hyperlink w:anchor="_Toc487057263" w:history="1">
            <w:r w:rsidR="00C661D5" w:rsidRPr="00006B13">
              <w:rPr>
                <w:rStyle w:val="Hipervnculo"/>
                <w:noProof/>
              </w:rPr>
              <w:t>1.1.</w:t>
            </w:r>
            <w:r w:rsidR="00C661D5">
              <w:rPr>
                <w:rFonts w:asciiTheme="minorHAnsi" w:eastAsiaTheme="minorEastAsia" w:hAnsiTheme="minorHAnsi" w:cstheme="minorBidi"/>
                <w:noProof/>
                <w:color w:val="auto"/>
              </w:rPr>
              <w:tab/>
            </w:r>
            <w:r w:rsidR="00C661D5" w:rsidRPr="00006B13">
              <w:rPr>
                <w:rStyle w:val="Hipervnculo"/>
                <w:noProof/>
              </w:rPr>
              <w:t>PLANTEAMIENTO DEL PROBLEMA</w:t>
            </w:r>
            <w:r w:rsidR="00C661D5">
              <w:rPr>
                <w:noProof/>
                <w:webHidden/>
              </w:rPr>
              <w:tab/>
            </w:r>
            <w:r w:rsidR="00C661D5">
              <w:rPr>
                <w:noProof/>
                <w:webHidden/>
              </w:rPr>
              <w:fldChar w:fldCharType="begin"/>
            </w:r>
            <w:r w:rsidR="00C661D5">
              <w:rPr>
                <w:noProof/>
                <w:webHidden/>
              </w:rPr>
              <w:instrText xml:space="preserve"> PAGEREF _Toc487057263 \h </w:instrText>
            </w:r>
            <w:r w:rsidR="00C661D5">
              <w:rPr>
                <w:noProof/>
                <w:webHidden/>
              </w:rPr>
            </w:r>
            <w:r w:rsidR="00C661D5">
              <w:rPr>
                <w:noProof/>
                <w:webHidden/>
              </w:rPr>
              <w:fldChar w:fldCharType="separate"/>
            </w:r>
            <w:r w:rsidR="00C661D5">
              <w:rPr>
                <w:noProof/>
                <w:webHidden/>
              </w:rPr>
              <w:t>14</w:t>
            </w:r>
            <w:r w:rsidR="00C661D5">
              <w:rPr>
                <w:noProof/>
                <w:webHidden/>
              </w:rPr>
              <w:fldChar w:fldCharType="end"/>
            </w:r>
          </w:hyperlink>
        </w:p>
        <w:p w14:paraId="711E8652" w14:textId="77777777" w:rsidR="00C661D5" w:rsidRDefault="000D210F">
          <w:pPr>
            <w:pStyle w:val="TDC2"/>
            <w:tabs>
              <w:tab w:val="left" w:pos="880"/>
              <w:tab w:val="right" w:pos="8828"/>
            </w:tabs>
            <w:rPr>
              <w:rFonts w:asciiTheme="minorHAnsi" w:eastAsiaTheme="minorEastAsia" w:hAnsiTheme="minorHAnsi" w:cstheme="minorBidi"/>
              <w:noProof/>
              <w:color w:val="auto"/>
            </w:rPr>
          </w:pPr>
          <w:hyperlink w:anchor="_Toc487057264" w:history="1">
            <w:r w:rsidR="00C661D5" w:rsidRPr="00006B13">
              <w:rPr>
                <w:rStyle w:val="Hipervnculo"/>
                <w:noProof/>
              </w:rPr>
              <w:t>1.2.</w:t>
            </w:r>
            <w:r w:rsidR="00C661D5">
              <w:rPr>
                <w:rFonts w:asciiTheme="minorHAnsi" w:eastAsiaTheme="minorEastAsia" w:hAnsiTheme="minorHAnsi" w:cstheme="minorBidi"/>
                <w:noProof/>
                <w:color w:val="auto"/>
              </w:rPr>
              <w:tab/>
            </w:r>
            <w:r w:rsidR="00C661D5" w:rsidRPr="00006B13">
              <w:rPr>
                <w:rStyle w:val="Hipervnculo"/>
                <w:noProof/>
              </w:rPr>
              <w:t>JUSTIFICACIÓN</w:t>
            </w:r>
            <w:r w:rsidR="00C661D5">
              <w:rPr>
                <w:noProof/>
                <w:webHidden/>
              </w:rPr>
              <w:tab/>
            </w:r>
            <w:r w:rsidR="00C661D5">
              <w:rPr>
                <w:noProof/>
                <w:webHidden/>
              </w:rPr>
              <w:fldChar w:fldCharType="begin"/>
            </w:r>
            <w:r w:rsidR="00C661D5">
              <w:rPr>
                <w:noProof/>
                <w:webHidden/>
              </w:rPr>
              <w:instrText xml:space="preserve"> PAGEREF _Toc487057264 \h </w:instrText>
            </w:r>
            <w:r w:rsidR="00C661D5">
              <w:rPr>
                <w:noProof/>
                <w:webHidden/>
              </w:rPr>
            </w:r>
            <w:r w:rsidR="00C661D5">
              <w:rPr>
                <w:noProof/>
                <w:webHidden/>
              </w:rPr>
              <w:fldChar w:fldCharType="separate"/>
            </w:r>
            <w:r w:rsidR="00C661D5">
              <w:rPr>
                <w:noProof/>
                <w:webHidden/>
              </w:rPr>
              <w:t>16</w:t>
            </w:r>
            <w:r w:rsidR="00C661D5">
              <w:rPr>
                <w:noProof/>
                <w:webHidden/>
              </w:rPr>
              <w:fldChar w:fldCharType="end"/>
            </w:r>
          </w:hyperlink>
        </w:p>
        <w:p w14:paraId="3B13F37F" w14:textId="77777777" w:rsidR="00C661D5" w:rsidRDefault="000D210F">
          <w:pPr>
            <w:pStyle w:val="TDC2"/>
            <w:tabs>
              <w:tab w:val="left" w:pos="880"/>
              <w:tab w:val="right" w:pos="8828"/>
            </w:tabs>
            <w:rPr>
              <w:rFonts w:asciiTheme="minorHAnsi" w:eastAsiaTheme="minorEastAsia" w:hAnsiTheme="minorHAnsi" w:cstheme="minorBidi"/>
              <w:noProof/>
              <w:color w:val="auto"/>
            </w:rPr>
          </w:pPr>
          <w:hyperlink w:anchor="_Toc487057265" w:history="1">
            <w:r w:rsidR="00C661D5" w:rsidRPr="00006B13">
              <w:rPr>
                <w:rStyle w:val="Hipervnculo"/>
                <w:noProof/>
              </w:rPr>
              <w:t>1.3.</w:t>
            </w:r>
            <w:r w:rsidR="00C661D5">
              <w:rPr>
                <w:rFonts w:asciiTheme="minorHAnsi" w:eastAsiaTheme="minorEastAsia" w:hAnsiTheme="minorHAnsi" w:cstheme="minorBidi"/>
                <w:noProof/>
                <w:color w:val="auto"/>
              </w:rPr>
              <w:tab/>
            </w:r>
            <w:r w:rsidR="00C661D5" w:rsidRPr="00006B13">
              <w:rPr>
                <w:rStyle w:val="Hipervnculo"/>
                <w:noProof/>
              </w:rPr>
              <w:t>OBJETIVOS</w:t>
            </w:r>
            <w:r w:rsidR="00C661D5">
              <w:rPr>
                <w:noProof/>
                <w:webHidden/>
              </w:rPr>
              <w:tab/>
            </w:r>
            <w:r w:rsidR="00C661D5">
              <w:rPr>
                <w:noProof/>
                <w:webHidden/>
              </w:rPr>
              <w:fldChar w:fldCharType="begin"/>
            </w:r>
            <w:r w:rsidR="00C661D5">
              <w:rPr>
                <w:noProof/>
                <w:webHidden/>
              </w:rPr>
              <w:instrText xml:space="preserve"> PAGEREF _Toc487057265 \h </w:instrText>
            </w:r>
            <w:r w:rsidR="00C661D5">
              <w:rPr>
                <w:noProof/>
                <w:webHidden/>
              </w:rPr>
            </w:r>
            <w:r w:rsidR="00C661D5">
              <w:rPr>
                <w:noProof/>
                <w:webHidden/>
              </w:rPr>
              <w:fldChar w:fldCharType="separate"/>
            </w:r>
            <w:r w:rsidR="00C661D5">
              <w:rPr>
                <w:noProof/>
                <w:webHidden/>
              </w:rPr>
              <w:t>17</w:t>
            </w:r>
            <w:r w:rsidR="00C661D5">
              <w:rPr>
                <w:noProof/>
                <w:webHidden/>
              </w:rPr>
              <w:fldChar w:fldCharType="end"/>
            </w:r>
          </w:hyperlink>
        </w:p>
        <w:p w14:paraId="077124C9" w14:textId="77777777" w:rsidR="00C661D5" w:rsidRDefault="000D210F">
          <w:pPr>
            <w:pStyle w:val="TDC3"/>
            <w:tabs>
              <w:tab w:val="left" w:pos="1320"/>
              <w:tab w:val="right" w:pos="8828"/>
            </w:tabs>
            <w:rPr>
              <w:rFonts w:asciiTheme="minorHAnsi" w:eastAsiaTheme="minorEastAsia" w:hAnsiTheme="minorHAnsi" w:cstheme="minorBidi"/>
              <w:noProof/>
              <w:color w:val="auto"/>
            </w:rPr>
          </w:pPr>
          <w:hyperlink w:anchor="_Toc487057266" w:history="1">
            <w:r w:rsidR="00C661D5" w:rsidRPr="00006B13">
              <w:rPr>
                <w:rStyle w:val="Hipervnculo"/>
                <w:noProof/>
              </w:rPr>
              <w:t>1.3.1.</w:t>
            </w:r>
            <w:r w:rsidR="00C661D5">
              <w:rPr>
                <w:rFonts w:asciiTheme="minorHAnsi" w:eastAsiaTheme="minorEastAsia" w:hAnsiTheme="minorHAnsi" w:cstheme="minorBidi"/>
                <w:noProof/>
                <w:color w:val="auto"/>
              </w:rPr>
              <w:tab/>
            </w:r>
            <w:r w:rsidR="00C661D5" w:rsidRPr="00006B13">
              <w:rPr>
                <w:rStyle w:val="Hipervnculo"/>
                <w:noProof/>
              </w:rPr>
              <w:t>OBJETIVO GENERAL</w:t>
            </w:r>
            <w:r w:rsidR="00C661D5">
              <w:rPr>
                <w:noProof/>
                <w:webHidden/>
              </w:rPr>
              <w:tab/>
            </w:r>
            <w:r w:rsidR="00C661D5">
              <w:rPr>
                <w:noProof/>
                <w:webHidden/>
              </w:rPr>
              <w:fldChar w:fldCharType="begin"/>
            </w:r>
            <w:r w:rsidR="00C661D5">
              <w:rPr>
                <w:noProof/>
                <w:webHidden/>
              </w:rPr>
              <w:instrText xml:space="preserve"> PAGEREF _Toc487057266 \h </w:instrText>
            </w:r>
            <w:r w:rsidR="00C661D5">
              <w:rPr>
                <w:noProof/>
                <w:webHidden/>
              </w:rPr>
            </w:r>
            <w:r w:rsidR="00C661D5">
              <w:rPr>
                <w:noProof/>
                <w:webHidden/>
              </w:rPr>
              <w:fldChar w:fldCharType="separate"/>
            </w:r>
            <w:r w:rsidR="00C661D5">
              <w:rPr>
                <w:noProof/>
                <w:webHidden/>
              </w:rPr>
              <w:t>17</w:t>
            </w:r>
            <w:r w:rsidR="00C661D5">
              <w:rPr>
                <w:noProof/>
                <w:webHidden/>
              </w:rPr>
              <w:fldChar w:fldCharType="end"/>
            </w:r>
          </w:hyperlink>
        </w:p>
        <w:p w14:paraId="1A9CD7BD" w14:textId="77777777" w:rsidR="00C661D5" w:rsidRDefault="000D210F">
          <w:pPr>
            <w:pStyle w:val="TDC3"/>
            <w:tabs>
              <w:tab w:val="left" w:pos="1320"/>
              <w:tab w:val="right" w:pos="8828"/>
            </w:tabs>
            <w:rPr>
              <w:rFonts w:asciiTheme="minorHAnsi" w:eastAsiaTheme="minorEastAsia" w:hAnsiTheme="minorHAnsi" w:cstheme="minorBidi"/>
              <w:noProof/>
              <w:color w:val="auto"/>
            </w:rPr>
          </w:pPr>
          <w:hyperlink w:anchor="_Toc487057267" w:history="1">
            <w:r w:rsidR="00C661D5" w:rsidRPr="00006B13">
              <w:rPr>
                <w:rStyle w:val="Hipervnculo"/>
                <w:noProof/>
              </w:rPr>
              <w:t>1.3.2.</w:t>
            </w:r>
            <w:r w:rsidR="00C661D5">
              <w:rPr>
                <w:rFonts w:asciiTheme="minorHAnsi" w:eastAsiaTheme="minorEastAsia" w:hAnsiTheme="minorHAnsi" w:cstheme="minorBidi"/>
                <w:noProof/>
                <w:color w:val="auto"/>
              </w:rPr>
              <w:tab/>
            </w:r>
            <w:r w:rsidR="00C661D5" w:rsidRPr="00006B13">
              <w:rPr>
                <w:rStyle w:val="Hipervnculo"/>
                <w:noProof/>
              </w:rPr>
              <w:t>OBJETIVOS ESPECÍFICOS</w:t>
            </w:r>
            <w:r w:rsidR="00C661D5">
              <w:rPr>
                <w:noProof/>
                <w:webHidden/>
              </w:rPr>
              <w:tab/>
            </w:r>
            <w:r w:rsidR="00C661D5">
              <w:rPr>
                <w:noProof/>
                <w:webHidden/>
              </w:rPr>
              <w:fldChar w:fldCharType="begin"/>
            </w:r>
            <w:r w:rsidR="00C661D5">
              <w:rPr>
                <w:noProof/>
                <w:webHidden/>
              </w:rPr>
              <w:instrText xml:space="preserve"> PAGEREF _Toc487057267 \h </w:instrText>
            </w:r>
            <w:r w:rsidR="00C661D5">
              <w:rPr>
                <w:noProof/>
                <w:webHidden/>
              </w:rPr>
            </w:r>
            <w:r w:rsidR="00C661D5">
              <w:rPr>
                <w:noProof/>
                <w:webHidden/>
              </w:rPr>
              <w:fldChar w:fldCharType="separate"/>
            </w:r>
            <w:r w:rsidR="00C661D5">
              <w:rPr>
                <w:noProof/>
                <w:webHidden/>
              </w:rPr>
              <w:t>17</w:t>
            </w:r>
            <w:r w:rsidR="00C661D5">
              <w:rPr>
                <w:noProof/>
                <w:webHidden/>
              </w:rPr>
              <w:fldChar w:fldCharType="end"/>
            </w:r>
          </w:hyperlink>
        </w:p>
        <w:p w14:paraId="0E0D214A" w14:textId="77777777" w:rsidR="00C661D5" w:rsidRDefault="000D210F">
          <w:pPr>
            <w:pStyle w:val="TDC2"/>
            <w:tabs>
              <w:tab w:val="left" w:pos="880"/>
              <w:tab w:val="right" w:pos="8828"/>
            </w:tabs>
            <w:rPr>
              <w:rFonts w:asciiTheme="minorHAnsi" w:eastAsiaTheme="minorEastAsia" w:hAnsiTheme="minorHAnsi" w:cstheme="minorBidi"/>
              <w:noProof/>
              <w:color w:val="auto"/>
            </w:rPr>
          </w:pPr>
          <w:hyperlink w:anchor="_Toc487057268" w:history="1">
            <w:r w:rsidR="00C661D5" w:rsidRPr="00006B13">
              <w:rPr>
                <w:rStyle w:val="Hipervnculo"/>
                <w:noProof/>
              </w:rPr>
              <w:t>1.4.</w:t>
            </w:r>
            <w:r w:rsidR="00C661D5">
              <w:rPr>
                <w:rFonts w:asciiTheme="minorHAnsi" w:eastAsiaTheme="minorEastAsia" w:hAnsiTheme="minorHAnsi" w:cstheme="minorBidi"/>
                <w:noProof/>
                <w:color w:val="auto"/>
              </w:rPr>
              <w:tab/>
            </w:r>
            <w:r w:rsidR="00C661D5" w:rsidRPr="00006B13">
              <w:rPr>
                <w:rStyle w:val="Hipervnculo"/>
                <w:noProof/>
              </w:rPr>
              <w:t>ESTADO DEL ARTE / ANTECEDENTES</w:t>
            </w:r>
            <w:r w:rsidR="00C661D5">
              <w:rPr>
                <w:noProof/>
                <w:webHidden/>
              </w:rPr>
              <w:tab/>
            </w:r>
            <w:r w:rsidR="00C661D5">
              <w:rPr>
                <w:noProof/>
                <w:webHidden/>
              </w:rPr>
              <w:fldChar w:fldCharType="begin"/>
            </w:r>
            <w:r w:rsidR="00C661D5">
              <w:rPr>
                <w:noProof/>
                <w:webHidden/>
              </w:rPr>
              <w:instrText xml:space="preserve"> PAGEREF _Toc487057268 \h </w:instrText>
            </w:r>
            <w:r w:rsidR="00C661D5">
              <w:rPr>
                <w:noProof/>
                <w:webHidden/>
              </w:rPr>
            </w:r>
            <w:r w:rsidR="00C661D5">
              <w:rPr>
                <w:noProof/>
                <w:webHidden/>
              </w:rPr>
              <w:fldChar w:fldCharType="separate"/>
            </w:r>
            <w:r w:rsidR="00C661D5">
              <w:rPr>
                <w:noProof/>
                <w:webHidden/>
              </w:rPr>
              <w:t>18</w:t>
            </w:r>
            <w:r w:rsidR="00C661D5">
              <w:rPr>
                <w:noProof/>
                <w:webHidden/>
              </w:rPr>
              <w:fldChar w:fldCharType="end"/>
            </w:r>
          </w:hyperlink>
        </w:p>
        <w:p w14:paraId="28C2CD21" w14:textId="77777777" w:rsidR="00C661D5" w:rsidRDefault="000D210F">
          <w:pPr>
            <w:pStyle w:val="TDC1"/>
            <w:tabs>
              <w:tab w:val="left" w:pos="440"/>
              <w:tab w:val="right" w:pos="8828"/>
            </w:tabs>
            <w:rPr>
              <w:rFonts w:asciiTheme="minorHAnsi" w:eastAsiaTheme="minorEastAsia" w:hAnsiTheme="minorHAnsi" w:cstheme="minorBidi"/>
              <w:noProof/>
              <w:color w:val="auto"/>
            </w:rPr>
          </w:pPr>
          <w:hyperlink w:anchor="_Toc487057269" w:history="1">
            <w:r w:rsidR="00C661D5" w:rsidRPr="00006B13">
              <w:rPr>
                <w:rStyle w:val="Hipervnculo"/>
                <w:noProof/>
              </w:rPr>
              <w:t>2.</w:t>
            </w:r>
            <w:r w:rsidR="00C661D5">
              <w:rPr>
                <w:rFonts w:asciiTheme="minorHAnsi" w:eastAsiaTheme="minorEastAsia" w:hAnsiTheme="minorHAnsi" w:cstheme="minorBidi"/>
                <w:noProof/>
                <w:color w:val="auto"/>
              </w:rPr>
              <w:tab/>
            </w:r>
            <w:r w:rsidR="00C661D5" w:rsidRPr="00006B13">
              <w:rPr>
                <w:rStyle w:val="Hipervnculo"/>
                <w:noProof/>
              </w:rPr>
              <w:t>MARCOS REFERENCIALES</w:t>
            </w:r>
            <w:r w:rsidR="00C661D5">
              <w:rPr>
                <w:noProof/>
                <w:webHidden/>
              </w:rPr>
              <w:tab/>
            </w:r>
            <w:r w:rsidR="00C661D5">
              <w:rPr>
                <w:noProof/>
                <w:webHidden/>
              </w:rPr>
              <w:fldChar w:fldCharType="begin"/>
            </w:r>
            <w:r w:rsidR="00C661D5">
              <w:rPr>
                <w:noProof/>
                <w:webHidden/>
              </w:rPr>
              <w:instrText xml:space="preserve"> PAGEREF _Toc487057269 \h </w:instrText>
            </w:r>
            <w:r w:rsidR="00C661D5">
              <w:rPr>
                <w:noProof/>
                <w:webHidden/>
              </w:rPr>
            </w:r>
            <w:r w:rsidR="00C661D5">
              <w:rPr>
                <w:noProof/>
                <w:webHidden/>
              </w:rPr>
              <w:fldChar w:fldCharType="separate"/>
            </w:r>
            <w:r w:rsidR="00C661D5">
              <w:rPr>
                <w:noProof/>
                <w:webHidden/>
              </w:rPr>
              <w:t>24</w:t>
            </w:r>
            <w:r w:rsidR="00C661D5">
              <w:rPr>
                <w:noProof/>
                <w:webHidden/>
              </w:rPr>
              <w:fldChar w:fldCharType="end"/>
            </w:r>
          </w:hyperlink>
        </w:p>
        <w:p w14:paraId="54443C22" w14:textId="77777777" w:rsidR="00C661D5" w:rsidRDefault="000D210F">
          <w:pPr>
            <w:pStyle w:val="TDC3"/>
            <w:tabs>
              <w:tab w:val="right" w:pos="8828"/>
            </w:tabs>
            <w:rPr>
              <w:rFonts w:asciiTheme="minorHAnsi" w:eastAsiaTheme="minorEastAsia" w:hAnsiTheme="minorHAnsi" w:cstheme="minorBidi"/>
              <w:noProof/>
              <w:color w:val="auto"/>
            </w:rPr>
          </w:pPr>
          <w:hyperlink w:anchor="_Toc487057270" w:history="1">
            <w:r w:rsidR="00C661D5" w:rsidRPr="00006B13">
              <w:rPr>
                <w:rStyle w:val="Hipervnculo"/>
                <w:noProof/>
              </w:rPr>
              <w:t>2.1. MARCO TEÓRICO</w:t>
            </w:r>
            <w:r w:rsidR="00C661D5">
              <w:rPr>
                <w:noProof/>
                <w:webHidden/>
              </w:rPr>
              <w:tab/>
            </w:r>
            <w:r w:rsidR="00C661D5">
              <w:rPr>
                <w:noProof/>
                <w:webHidden/>
              </w:rPr>
              <w:fldChar w:fldCharType="begin"/>
            </w:r>
            <w:r w:rsidR="00C661D5">
              <w:rPr>
                <w:noProof/>
                <w:webHidden/>
              </w:rPr>
              <w:instrText xml:space="preserve"> PAGEREF _Toc487057270 \h </w:instrText>
            </w:r>
            <w:r w:rsidR="00C661D5">
              <w:rPr>
                <w:noProof/>
                <w:webHidden/>
              </w:rPr>
            </w:r>
            <w:r w:rsidR="00C661D5">
              <w:rPr>
                <w:noProof/>
                <w:webHidden/>
              </w:rPr>
              <w:fldChar w:fldCharType="separate"/>
            </w:r>
            <w:r w:rsidR="00C661D5">
              <w:rPr>
                <w:noProof/>
                <w:webHidden/>
              </w:rPr>
              <w:t>24</w:t>
            </w:r>
            <w:r w:rsidR="00C661D5">
              <w:rPr>
                <w:noProof/>
                <w:webHidden/>
              </w:rPr>
              <w:fldChar w:fldCharType="end"/>
            </w:r>
          </w:hyperlink>
        </w:p>
        <w:p w14:paraId="58C3D9B0" w14:textId="77777777" w:rsidR="00C661D5" w:rsidRDefault="000D210F">
          <w:pPr>
            <w:pStyle w:val="TDC3"/>
            <w:tabs>
              <w:tab w:val="right" w:pos="8828"/>
            </w:tabs>
            <w:rPr>
              <w:rFonts w:asciiTheme="minorHAnsi" w:eastAsiaTheme="minorEastAsia" w:hAnsiTheme="minorHAnsi" w:cstheme="minorBidi"/>
              <w:noProof/>
              <w:color w:val="auto"/>
            </w:rPr>
          </w:pPr>
          <w:hyperlink w:anchor="_Toc487057271" w:history="1">
            <w:r w:rsidR="00C661D5" w:rsidRPr="00006B13">
              <w:rPr>
                <w:rStyle w:val="Hipervnculo"/>
                <w:noProof/>
              </w:rPr>
              <w:t>3.6.2. MARCO LEGAL</w:t>
            </w:r>
            <w:r w:rsidR="00C661D5">
              <w:rPr>
                <w:noProof/>
                <w:webHidden/>
              </w:rPr>
              <w:tab/>
            </w:r>
            <w:r w:rsidR="00C661D5">
              <w:rPr>
                <w:noProof/>
                <w:webHidden/>
              </w:rPr>
              <w:fldChar w:fldCharType="begin"/>
            </w:r>
            <w:r w:rsidR="00C661D5">
              <w:rPr>
                <w:noProof/>
                <w:webHidden/>
              </w:rPr>
              <w:instrText xml:space="preserve"> PAGEREF _Toc487057271 \h </w:instrText>
            </w:r>
            <w:r w:rsidR="00C661D5">
              <w:rPr>
                <w:noProof/>
                <w:webHidden/>
              </w:rPr>
            </w:r>
            <w:r w:rsidR="00C661D5">
              <w:rPr>
                <w:noProof/>
                <w:webHidden/>
              </w:rPr>
              <w:fldChar w:fldCharType="separate"/>
            </w:r>
            <w:r w:rsidR="00C661D5">
              <w:rPr>
                <w:noProof/>
                <w:webHidden/>
              </w:rPr>
              <w:t>26</w:t>
            </w:r>
            <w:r w:rsidR="00C661D5">
              <w:rPr>
                <w:noProof/>
                <w:webHidden/>
              </w:rPr>
              <w:fldChar w:fldCharType="end"/>
            </w:r>
          </w:hyperlink>
        </w:p>
        <w:p w14:paraId="6C832002" w14:textId="77777777" w:rsidR="00C661D5" w:rsidRDefault="000D210F">
          <w:pPr>
            <w:pStyle w:val="TDC3"/>
            <w:tabs>
              <w:tab w:val="right" w:pos="8828"/>
            </w:tabs>
            <w:rPr>
              <w:rFonts w:asciiTheme="minorHAnsi" w:eastAsiaTheme="minorEastAsia" w:hAnsiTheme="minorHAnsi" w:cstheme="minorBidi"/>
              <w:noProof/>
              <w:color w:val="auto"/>
            </w:rPr>
          </w:pPr>
          <w:hyperlink w:anchor="_Toc487057272" w:history="1">
            <w:r w:rsidR="00C661D5" w:rsidRPr="00006B13">
              <w:rPr>
                <w:rStyle w:val="Hipervnculo"/>
                <w:noProof/>
              </w:rPr>
              <w:t>3.6.3. MARCO CONCEPTUAL</w:t>
            </w:r>
            <w:r w:rsidR="00C661D5">
              <w:rPr>
                <w:noProof/>
                <w:webHidden/>
              </w:rPr>
              <w:tab/>
            </w:r>
            <w:r w:rsidR="00C661D5">
              <w:rPr>
                <w:noProof/>
                <w:webHidden/>
              </w:rPr>
              <w:fldChar w:fldCharType="begin"/>
            </w:r>
            <w:r w:rsidR="00C661D5">
              <w:rPr>
                <w:noProof/>
                <w:webHidden/>
              </w:rPr>
              <w:instrText xml:space="preserve"> PAGEREF _Toc487057272 \h </w:instrText>
            </w:r>
            <w:r w:rsidR="00C661D5">
              <w:rPr>
                <w:noProof/>
                <w:webHidden/>
              </w:rPr>
            </w:r>
            <w:r w:rsidR="00C661D5">
              <w:rPr>
                <w:noProof/>
                <w:webHidden/>
              </w:rPr>
              <w:fldChar w:fldCharType="separate"/>
            </w:r>
            <w:r w:rsidR="00C661D5">
              <w:rPr>
                <w:noProof/>
                <w:webHidden/>
              </w:rPr>
              <w:t>27</w:t>
            </w:r>
            <w:r w:rsidR="00C661D5">
              <w:rPr>
                <w:noProof/>
                <w:webHidden/>
              </w:rPr>
              <w:fldChar w:fldCharType="end"/>
            </w:r>
          </w:hyperlink>
        </w:p>
        <w:p w14:paraId="7D6FDC37" w14:textId="77777777" w:rsidR="00C661D5" w:rsidRDefault="000D210F">
          <w:pPr>
            <w:pStyle w:val="TDC1"/>
            <w:tabs>
              <w:tab w:val="left" w:pos="440"/>
              <w:tab w:val="right" w:pos="8828"/>
            </w:tabs>
            <w:rPr>
              <w:rFonts w:asciiTheme="minorHAnsi" w:eastAsiaTheme="minorEastAsia" w:hAnsiTheme="minorHAnsi" w:cstheme="minorBidi"/>
              <w:noProof/>
              <w:color w:val="auto"/>
            </w:rPr>
          </w:pPr>
          <w:hyperlink w:anchor="_Toc487057273" w:history="1">
            <w:r w:rsidR="00C661D5" w:rsidRPr="00006B13">
              <w:rPr>
                <w:rStyle w:val="Hipervnculo"/>
                <w:noProof/>
              </w:rPr>
              <w:t>3.</w:t>
            </w:r>
            <w:r w:rsidR="00C661D5">
              <w:rPr>
                <w:rFonts w:asciiTheme="minorHAnsi" w:eastAsiaTheme="minorEastAsia" w:hAnsiTheme="minorHAnsi" w:cstheme="minorBidi"/>
                <w:noProof/>
                <w:color w:val="auto"/>
              </w:rPr>
              <w:tab/>
            </w:r>
            <w:r w:rsidR="00C661D5" w:rsidRPr="00006B13">
              <w:rPr>
                <w:rStyle w:val="Hipervnculo"/>
                <w:noProof/>
              </w:rPr>
              <w:t>DESARROLLO DEL TRABAJO DE GRADO</w:t>
            </w:r>
            <w:r w:rsidR="00C661D5">
              <w:rPr>
                <w:noProof/>
                <w:webHidden/>
              </w:rPr>
              <w:tab/>
            </w:r>
            <w:r w:rsidR="00C661D5">
              <w:rPr>
                <w:noProof/>
                <w:webHidden/>
              </w:rPr>
              <w:fldChar w:fldCharType="begin"/>
            </w:r>
            <w:r w:rsidR="00C661D5">
              <w:rPr>
                <w:noProof/>
                <w:webHidden/>
              </w:rPr>
              <w:instrText xml:space="preserve"> PAGEREF _Toc487057273 \h </w:instrText>
            </w:r>
            <w:r w:rsidR="00C661D5">
              <w:rPr>
                <w:noProof/>
                <w:webHidden/>
              </w:rPr>
            </w:r>
            <w:r w:rsidR="00C661D5">
              <w:rPr>
                <w:noProof/>
                <w:webHidden/>
              </w:rPr>
              <w:fldChar w:fldCharType="separate"/>
            </w:r>
            <w:r w:rsidR="00C661D5">
              <w:rPr>
                <w:noProof/>
                <w:webHidden/>
              </w:rPr>
              <w:t>29</w:t>
            </w:r>
            <w:r w:rsidR="00C661D5">
              <w:rPr>
                <w:noProof/>
                <w:webHidden/>
              </w:rPr>
              <w:fldChar w:fldCharType="end"/>
            </w:r>
          </w:hyperlink>
        </w:p>
        <w:p w14:paraId="476034F9" w14:textId="77777777" w:rsidR="00C661D5" w:rsidRDefault="000D210F">
          <w:pPr>
            <w:pStyle w:val="TDC2"/>
            <w:tabs>
              <w:tab w:val="right" w:pos="8828"/>
            </w:tabs>
            <w:rPr>
              <w:rFonts w:asciiTheme="minorHAnsi" w:eastAsiaTheme="minorEastAsia" w:hAnsiTheme="minorHAnsi" w:cstheme="minorBidi"/>
              <w:noProof/>
              <w:color w:val="auto"/>
            </w:rPr>
          </w:pPr>
          <w:hyperlink w:anchor="_Toc487057274" w:history="1">
            <w:r w:rsidR="00C661D5" w:rsidRPr="00006B13">
              <w:rPr>
                <w:rStyle w:val="Hipervnculo"/>
                <w:noProof/>
              </w:rPr>
              <w:t>3.1. ANALISIS</w:t>
            </w:r>
            <w:r w:rsidR="00C661D5">
              <w:rPr>
                <w:noProof/>
                <w:webHidden/>
              </w:rPr>
              <w:tab/>
            </w:r>
            <w:r w:rsidR="00C661D5">
              <w:rPr>
                <w:noProof/>
                <w:webHidden/>
              </w:rPr>
              <w:fldChar w:fldCharType="begin"/>
            </w:r>
            <w:r w:rsidR="00C661D5">
              <w:rPr>
                <w:noProof/>
                <w:webHidden/>
              </w:rPr>
              <w:instrText xml:space="preserve"> PAGEREF _Toc487057274 \h </w:instrText>
            </w:r>
            <w:r w:rsidR="00C661D5">
              <w:rPr>
                <w:noProof/>
                <w:webHidden/>
              </w:rPr>
            </w:r>
            <w:r w:rsidR="00C661D5">
              <w:rPr>
                <w:noProof/>
                <w:webHidden/>
              </w:rPr>
              <w:fldChar w:fldCharType="separate"/>
            </w:r>
            <w:r w:rsidR="00C661D5">
              <w:rPr>
                <w:noProof/>
                <w:webHidden/>
              </w:rPr>
              <w:t>29</w:t>
            </w:r>
            <w:r w:rsidR="00C661D5">
              <w:rPr>
                <w:noProof/>
                <w:webHidden/>
              </w:rPr>
              <w:fldChar w:fldCharType="end"/>
            </w:r>
          </w:hyperlink>
        </w:p>
        <w:p w14:paraId="50DD0C33" w14:textId="77777777" w:rsidR="00C661D5" w:rsidRDefault="000D210F">
          <w:pPr>
            <w:pStyle w:val="TDC3"/>
            <w:tabs>
              <w:tab w:val="right" w:pos="8828"/>
            </w:tabs>
            <w:rPr>
              <w:rFonts w:asciiTheme="minorHAnsi" w:eastAsiaTheme="minorEastAsia" w:hAnsiTheme="minorHAnsi" w:cstheme="minorBidi"/>
              <w:noProof/>
              <w:color w:val="auto"/>
            </w:rPr>
          </w:pPr>
          <w:hyperlink w:anchor="_Toc487057275" w:history="1">
            <w:r w:rsidR="00C661D5" w:rsidRPr="00006B13">
              <w:rPr>
                <w:rStyle w:val="Hipervnculo"/>
                <w:noProof/>
              </w:rPr>
              <w:t>3.1.1 Identificación del proceso:</w:t>
            </w:r>
            <w:r w:rsidR="00C661D5">
              <w:rPr>
                <w:noProof/>
                <w:webHidden/>
              </w:rPr>
              <w:tab/>
            </w:r>
            <w:r w:rsidR="00C661D5">
              <w:rPr>
                <w:noProof/>
                <w:webHidden/>
              </w:rPr>
              <w:fldChar w:fldCharType="begin"/>
            </w:r>
            <w:r w:rsidR="00C661D5">
              <w:rPr>
                <w:noProof/>
                <w:webHidden/>
              </w:rPr>
              <w:instrText xml:space="preserve"> PAGEREF _Toc487057275 \h </w:instrText>
            </w:r>
            <w:r w:rsidR="00C661D5">
              <w:rPr>
                <w:noProof/>
                <w:webHidden/>
              </w:rPr>
            </w:r>
            <w:r w:rsidR="00C661D5">
              <w:rPr>
                <w:noProof/>
                <w:webHidden/>
              </w:rPr>
              <w:fldChar w:fldCharType="separate"/>
            </w:r>
            <w:r w:rsidR="00C661D5">
              <w:rPr>
                <w:noProof/>
                <w:webHidden/>
              </w:rPr>
              <w:t>29</w:t>
            </w:r>
            <w:r w:rsidR="00C661D5">
              <w:rPr>
                <w:noProof/>
                <w:webHidden/>
              </w:rPr>
              <w:fldChar w:fldCharType="end"/>
            </w:r>
          </w:hyperlink>
        </w:p>
        <w:p w14:paraId="4B29CEE7" w14:textId="77777777" w:rsidR="00C661D5" w:rsidRDefault="000D210F">
          <w:pPr>
            <w:pStyle w:val="TDC3"/>
            <w:tabs>
              <w:tab w:val="right" w:pos="8828"/>
            </w:tabs>
            <w:rPr>
              <w:rFonts w:asciiTheme="minorHAnsi" w:eastAsiaTheme="minorEastAsia" w:hAnsiTheme="minorHAnsi" w:cstheme="minorBidi"/>
              <w:noProof/>
              <w:color w:val="auto"/>
            </w:rPr>
          </w:pPr>
          <w:hyperlink w:anchor="_Toc487057276" w:history="1">
            <w:r w:rsidR="00C661D5" w:rsidRPr="00006B13">
              <w:rPr>
                <w:rStyle w:val="Hipervnculo"/>
                <w:noProof/>
              </w:rPr>
              <w:t>3.1.2 Establecimiento de procesos primarios</w:t>
            </w:r>
            <w:r w:rsidR="00C661D5">
              <w:rPr>
                <w:noProof/>
                <w:webHidden/>
              </w:rPr>
              <w:tab/>
            </w:r>
            <w:r w:rsidR="00C661D5">
              <w:rPr>
                <w:noProof/>
                <w:webHidden/>
              </w:rPr>
              <w:fldChar w:fldCharType="begin"/>
            </w:r>
            <w:r w:rsidR="00C661D5">
              <w:rPr>
                <w:noProof/>
                <w:webHidden/>
              </w:rPr>
              <w:instrText xml:space="preserve"> PAGEREF _Toc487057276 \h </w:instrText>
            </w:r>
            <w:r w:rsidR="00C661D5">
              <w:rPr>
                <w:noProof/>
                <w:webHidden/>
              </w:rPr>
            </w:r>
            <w:r w:rsidR="00C661D5">
              <w:rPr>
                <w:noProof/>
                <w:webHidden/>
              </w:rPr>
              <w:fldChar w:fldCharType="separate"/>
            </w:r>
            <w:r w:rsidR="00C661D5">
              <w:rPr>
                <w:noProof/>
                <w:webHidden/>
              </w:rPr>
              <w:t>30</w:t>
            </w:r>
            <w:r w:rsidR="00C661D5">
              <w:rPr>
                <w:noProof/>
                <w:webHidden/>
              </w:rPr>
              <w:fldChar w:fldCharType="end"/>
            </w:r>
          </w:hyperlink>
        </w:p>
        <w:p w14:paraId="1DF34D9C" w14:textId="77777777" w:rsidR="00C661D5" w:rsidRDefault="000D210F">
          <w:pPr>
            <w:pStyle w:val="TDC3"/>
            <w:tabs>
              <w:tab w:val="right" w:pos="8828"/>
            </w:tabs>
            <w:rPr>
              <w:rFonts w:asciiTheme="minorHAnsi" w:eastAsiaTheme="minorEastAsia" w:hAnsiTheme="minorHAnsi" w:cstheme="minorBidi"/>
              <w:noProof/>
              <w:color w:val="auto"/>
            </w:rPr>
          </w:pPr>
          <w:hyperlink w:anchor="_Toc487057277" w:history="1">
            <w:r w:rsidR="00C661D5" w:rsidRPr="00006B13">
              <w:rPr>
                <w:rStyle w:val="Hipervnculo"/>
                <w:noProof/>
              </w:rPr>
              <w:t>3.1.3 Definición requisitos del cliente</w:t>
            </w:r>
            <w:r w:rsidR="00C661D5">
              <w:rPr>
                <w:noProof/>
                <w:webHidden/>
              </w:rPr>
              <w:tab/>
            </w:r>
            <w:r w:rsidR="00C661D5">
              <w:rPr>
                <w:noProof/>
                <w:webHidden/>
              </w:rPr>
              <w:fldChar w:fldCharType="begin"/>
            </w:r>
            <w:r w:rsidR="00C661D5">
              <w:rPr>
                <w:noProof/>
                <w:webHidden/>
              </w:rPr>
              <w:instrText xml:space="preserve"> PAGEREF _Toc487057277 \h </w:instrText>
            </w:r>
            <w:r w:rsidR="00C661D5">
              <w:rPr>
                <w:noProof/>
                <w:webHidden/>
              </w:rPr>
            </w:r>
            <w:r w:rsidR="00C661D5">
              <w:rPr>
                <w:noProof/>
                <w:webHidden/>
              </w:rPr>
              <w:fldChar w:fldCharType="separate"/>
            </w:r>
            <w:r w:rsidR="00C661D5">
              <w:rPr>
                <w:noProof/>
                <w:webHidden/>
              </w:rPr>
              <w:t>30</w:t>
            </w:r>
            <w:r w:rsidR="00C661D5">
              <w:rPr>
                <w:noProof/>
                <w:webHidden/>
              </w:rPr>
              <w:fldChar w:fldCharType="end"/>
            </w:r>
          </w:hyperlink>
        </w:p>
        <w:p w14:paraId="19F51D69" w14:textId="77777777" w:rsidR="00C661D5" w:rsidRDefault="000D210F">
          <w:pPr>
            <w:pStyle w:val="TDC3"/>
            <w:tabs>
              <w:tab w:val="right" w:pos="8828"/>
            </w:tabs>
            <w:rPr>
              <w:rFonts w:asciiTheme="minorHAnsi" w:eastAsiaTheme="minorEastAsia" w:hAnsiTheme="minorHAnsi" w:cstheme="minorBidi"/>
              <w:noProof/>
              <w:color w:val="auto"/>
            </w:rPr>
          </w:pPr>
          <w:hyperlink w:anchor="_Toc487057278" w:history="1">
            <w:r w:rsidR="00C661D5" w:rsidRPr="00006B13">
              <w:rPr>
                <w:rStyle w:val="Hipervnculo"/>
                <w:noProof/>
              </w:rPr>
              <w:t>3.1.4 Propuesta de solución al problema</w:t>
            </w:r>
            <w:r w:rsidR="00C661D5">
              <w:rPr>
                <w:noProof/>
                <w:webHidden/>
              </w:rPr>
              <w:tab/>
            </w:r>
            <w:r w:rsidR="00C661D5">
              <w:rPr>
                <w:noProof/>
                <w:webHidden/>
              </w:rPr>
              <w:fldChar w:fldCharType="begin"/>
            </w:r>
            <w:r w:rsidR="00C661D5">
              <w:rPr>
                <w:noProof/>
                <w:webHidden/>
              </w:rPr>
              <w:instrText xml:space="preserve"> PAGEREF _Toc487057278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6B760069" w14:textId="77777777" w:rsidR="00C661D5" w:rsidRDefault="000D210F">
          <w:pPr>
            <w:pStyle w:val="TDC3"/>
            <w:tabs>
              <w:tab w:val="right" w:pos="8828"/>
            </w:tabs>
            <w:rPr>
              <w:rFonts w:asciiTheme="minorHAnsi" w:eastAsiaTheme="minorEastAsia" w:hAnsiTheme="minorHAnsi" w:cstheme="minorBidi"/>
              <w:noProof/>
              <w:color w:val="auto"/>
            </w:rPr>
          </w:pPr>
          <w:hyperlink w:anchor="_Toc487057279" w:history="1">
            <w:r w:rsidR="00C661D5" w:rsidRPr="00006B13">
              <w:rPr>
                <w:rStyle w:val="Hipervnculo"/>
                <w:noProof/>
              </w:rPr>
              <w:t>3.1.5 Selección de tecnología</w:t>
            </w:r>
            <w:r w:rsidR="00C661D5">
              <w:rPr>
                <w:noProof/>
                <w:webHidden/>
              </w:rPr>
              <w:tab/>
            </w:r>
            <w:r w:rsidR="00C661D5">
              <w:rPr>
                <w:noProof/>
                <w:webHidden/>
              </w:rPr>
              <w:fldChar w:fldCharType="begin"/>
            </w:r>
            <w:r w:rsidR="00C661D5">
              <w:rPr>
                <w:noProof/>
                <w:webHidden/>
              </w:rPr>
              <w:instrText xml:space="preserve"> PAGEREF _Toc487057279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28FAAFFC" w14:textId="77777777" w:rsidR="00C661D5" w:rsidRDefault="000D210F">
          <w:pPr>
            <w:pStyle w:val="TDC4"/>
            <w:tabs>
              <w:tab w:val="right" w:pos="8828"/>
            </w:tabs>
            <w:rPr>
              <w:rFonts w:asciiTheme="minorHAnsi" w:eastAsiaTheme="minorEastAsia" w:hAnsiTheme="minorHAnsi" w:cstheme="minorBidi"/>
              <w:noProof/>
              <w:color w:val="auto"/>
            </w:rPr>
          </w:pPr>
          <w:hyperlink w:anchor="_Toc487057280" w:history="1">
            <w:r w:rsidR="00C661D5" w:rsidRPr="00006B13">
              <w:rPr>
                <w:rStyle w:val="Hipervnculo"/>
                <w:noProof/>
              </w:rPr>
              <w:t>3.1.5.1 Lenguaje</w:t>
            </w:r>
            <w:r w:rsidR="00C661D5">
              <w:rPr>
                <w:noProof/>
                <w:webHidden/>
              </w:rPr>
              <w:tab/>
            </w:r>
            <w:r w:rsidR="00C661D5">
              <w:rPr>
                <w:noProof/>
                <w:webHidden/>
              </w:rPr>
              <w:fldChar w:fldCharType="begin"/>
            </w:r>
            <w:r w:rsidR="00C661D5">
              <w:rPr>
                <w:noProof/>
                <w:webHidden/>
              </w:rPr>
              <w:instrText xml:space="preserve"> PAGEREF _Toc487057280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343E297E" w14:textId="77777777" w:rsidR="00C661D5" w:rsidRDefault="000D210F">
          <w:pPr>
            <w:pStyle w:val="TDC4"/>
            <w:tabs>
              <w:tab w:val="right" w:pos="8828"/>
            </w:tabs>
            <w:rPr>
              <w:rFonts w:asciiTheme="minorHAnsi" w:eastAsiaTheme="minorEastAsia" w:hAnsiTheme="minorHAnsi" w:cstheme="minorBidi"/>
              <w:noProof/>
              <w:color w:val="auto"/>
            </w:rPr>
          </w:pPr>
          <w:hyperlink w:anchor="_Toc487057281" w:history="1">
            <w:r w:rsidR="00C661D5" w:rsidRPr="00006B13">
              <w:rPr>
                <w:rStyle w:val="Hipervnculo"/>
                <w:noProof/>
              </w:rPr>
              <w:t>3.1.5.2 Base de Datos</w:t>
            </w:r>
            <w:r w:rsidR="00C661D5">
              <w:rPr>
                <w:noProof/>
                <w:webHidden/>
              </w:rPr>
              <w:tab/>
            </w:r>
            <w:r w:rsidR="00C661D5">
              <w:rPr>
                <w:noProof/>
                <w:webHidden/>
              </w:rPr>
              <w:fldChar w:fldCharType="begin"/>
            </w:r>
            <w:r w:rsidR="00C661D5">
              <w:rPr>
                <w:noProof/>
                <w:webHidden/>
              </w:rPr>
              <w:instrText xml:space="preserve"> PAGEREF _Toc487057281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4FCAA389" w14:textId="77777777" w:rsidR="00C661D5" w:rsidRDefault="000D210F">
          <w:pPr>
            <w:pStyle w:val="TDC4"/>
            <w:tabs>
              <w:tab w:val="right" w:pos="8828"/>
            </w:tabs>
            <w:rPr>
              <w:rFonts w:asciiTheme="minorHAnsi" w:eastAsiaTheme="minorEastAsia" w:hAnsiTheme="minorHAnsi" w:cstheme="minorBidi"/>
              <w:noProof/>
              <w:color w:val="auto"/>
            </w:rPr>
          </w:pPr>
          <w:hyperlink w:anchor="_Toc487057282" w:history="1">
            <w:r w:rsidR="00C661D5" w:rsidRPr="00006B13">
              <w:rPr>
                <w:rStyle w:val="Hipervnculo"/>
                <w:noProof/>
              </w:rPr>
              <w:t>3.1.5.3 Servidor</w:t>
            </w:r>
            <w:r w:rsidR="00C661D5">
              <w:rPr>
                <w:noProof/>
                <w:webHidden/>
              </w:rPr>
              <w:tab/>
            </w:r>
            <w:r w:rsidR="00C661D5">
              <w:rPr>
                <w:noProof/>
                <w:webHidden/>
              </w:rPr>
              <w:fldChar w:fldCharType="begin"/>
            </w:r>
            <w:r w:rsidR="00C661D5">
              <w:rPr>
                <w:noProof/>
                <w:webHidden/>
              </w:rPr>
              <w:instrText xml:space="preserve"> PAGEREF _Toc487057282 \h </w:instrText>
            </w:r>
            <w:r w:rsidR="00C661D5">
              <w:rPr>
                <w:noProof/>
                <w:webHidden/>
              </w:rPr>
            </w:r>
            <w:r w:rsidR="00C661D5">
              <w:rPr>
                <w:noProof/>
                <w:webHidden/>
              </w:rPr>
              <w:fldChar w:fldCharType="separate"/>
            </w:r>
            <w:r w:rsidR="00C661D5">
              <w:rPr>
                <w:noProof/>
                <w:webHidden/>
              </w:rPr>
              <w:t>32</w:t>
            </w:r>
            <w:r w:rsidR="00C661D5">
              <w:rPr>
                <w:noProof/>
                <w:webHidden/>
              </w:rPr>
              <w:fldChar w:fldCharType="end"/>
            </w:r>
          </w:hyperlink>
        </w:p>
        <w:p w14:paraId="2BF093AA" w14:textId="77777777" w:rsidR="00C661D5" w:rsidRDefault="000D210F">
          <w:pPr>
            <w:pStyle w:val="TDC4"/>
            <w:tabs>
              <w:tab w:val="right" w:pos="8828"/>
            </w:tabs>
            <w:rPr>
              <w:rFonts w:asciiTheme="minorHAnsi" w:eastAsiaTheme="minorEastAsia" w:hAnsiTheme="minorHAnsi" w:cstheme="minorBidi"/>
              <w:noProof/>
              <w:color w:val="auto"/>
            </w:rPr>
          </w:pPr>
          <w:hyperlink w:anchor="_Toc487057283" w:history="1">
            <w:r w:rsidR="00C661D5" w:rsidRPr="00006B13">
              <w:rPr>
                <w:rStyle w:val="Hipervnculo"/>
                <w:noProof/>
              </w:rPr>
              <w:t>3.1.5.4 Framework</w:t>
            </w:r>
            <w:r w:rsidR="00C661D5">
              <w:rPr>
                <w:noProof/>
                <w:webHidden/>
              </w:rPr>
              <w:tab/>
            </w:r>
            <w:r w:rsidR="00C661D5">
              <w:rPr>
                <w:noProof/>
                <w:webHidden/>
              </w:rPr>
              <w:fldChar w:fldCharType="begin"/>
            </w:r>
            <w:r w:rsidR="00C661D5">
              <w:rPr>
                <w:noProof/>
                <w:webHidden/>
              </w:rPr>
              <w:instrText xml:space="preserve"> PAGEREF _Toc487057283 \h </w:instrText>
            </w:r>
            <w:r w:rsidR="00C661D5">
              <w:rPr>
                <w:noProof/>
                <w:webHidden/>
              </w:rPr>
            </w:r>
            <w:r w:rsidR="00C661D5">
              <w:rPr>
                <w:noProof/>
                <w:webHidden/>
              </w:rPr>
              <w:fldChar w:fldCharType="separate"/>
            </w:r>
            <w:r w:rsidR="00C661D5">
              <w:rPr>
                <w:noProof/>
                <w:webHidden/>
              </w:rPr>
              <w:t>32</w:t>
            </w:r>
            <w:r w:rsidR="00C661D5">
              <w:rPr>
                <w:noProof/>
                <w:webHidden/>
              </w:rPr>
              <w:fldChar w:fldCharType="end"/>
            </w:r>
          </w:hyperlink>
        </w:p>
        <w:p w14:paraId="475DB2E1" w14:textId="77777777" w:rsidR="00C661D5" w:rsidRDefault="000D210F">
          <w:pPr>
            <w:pStyle w:val="TDC2"/>
            <w:tabs>
              <w:tab w:val="right" w:pos="8828"/>
            </w:tabs>
            <w:rPr>
              <w:rFonts w:asciiTheme="minorHAnsi" w:eastAsiaTheme="minorEastAsia" w:hAnsiTheme="minorHAnsi" w:cstheme="minorBidi"/>
              <w:noProof/>
              <w:color w:val="auto"/>
            </w:rPr>
          </w:pPr>
          <w:hyperlink w:anchor="_Toc487057284" w:history="1">
            <w:r w:rsidR="00C661D5" w:rsidRPr="00006B13">
              <w:rPr>
                <w:rStyle w:val="Hipervnculo"/>
                <w:noProof/>
              </w:rPr>
              <w:t>3.2 DISEÑO Y ARQUITECTURA</w:t>
            </w:r>
            <w:r w:rsidR="00C661D5">
              <w:rPr>
                <w:noProof/>
                <w:webHidden/>
              </w:rPr>
              <w:tab/>
            </w:r>
            <w:r w:rsidR="00C661D5">
              <w:rPr>
                <w:noProof/>
                <w:webHidden/>
              </w:rPr>
              <w:fldChar w:fldCharType="begin"/>
            </w:r>
            <w:r w:rsidR="00C661D5">
              <w:rPr>
                <w:noProof/>
                <w:webHidden/>
              </w:rPr>
              <w:instrText xml:space="preserve"> PAGEREF _Toc487057284 \h </w:instrText>
            </w:r>
            <w:r w:rsidR="00C661D5">
              <w:rPr>
                <w:noProof/>
                <w:webHidden/>
              </w:rPr>
            </w:r>
            <w:r w:rsidR="00C661D5">
              <w:rPr>
                <w:noProof/>
                <w:webHidden/>
              </w:rPr>
              <w:fldChar w:fldCharType="separate"/>
            </w:r>
            <w:r w:rsidR="00C661D5">
              <w:rPr>
                <w:noProof/>
                <w:webHidden/>
              </w:rPr>
              <w:t>33</w:t>
            </w:r>
            <w:r w:rsidR="00C661D5">
              <w:rPr>
                <w:noProof/>
                <w:webHidden/>
              </w:rPr>
              <w:fldChar w:fldCharType="end"/>
            </w:r>
          </w:hyperlink>
        </w:p>
        <w:p w14:paraId="70A43E92" w14:textId="77777777" w:rsidR="00C661D5" w:rsidRDefault="000D210F">
          <w:pPr>
            <w:pStyle w:val="TDC3"/>
            <w:tabs>
              <w:tab w:val="right" w:pos="8828"/>
            </w:tabs>
            <w:rPr>
              <w:rFonts w:asciiTheme="minorHAnsi" w:eastAsiaTheme="minorEastAsia" w:hAnsiTheme="minorHAnsi" w:cstheme="minorBidi"/>
              <w:noProof/>
              <w:color w:val="auto"/>
            </w:rPr>
          </w:pPr>
          <w:hyperlink w:anchor="_Toc487057285" w:history="1">
            <w:r w:rsidR="00C661D5" w:rsidRPr="00006B13">
              <w:rPr>
                <w:rStyle w:val="Hipervnculo"/>
                <w:noProof/>
              </w:rPr>
              <w:t>3.2.1. Casos de Uso</w:t>
            </w:r>
            <w:r w:rsidR="00C661D5">
              <w:rPr>
                <w:noProof/>
                <w:webHidden/>
              </w:rPr>
              <w:tab/>
            </w:r>
            <w:r w:rsidR="00C661D5">
              <w:rPr>
                <w:noProof/>
                <w:webHidden/>
              </w:rPr>
              <w:fldChar w:fldCharType="begin"/>
            </w:r>
            <w:r w:rsidR="00C661D5">
              <w:rPr>
                <w:noProof/>
                <w:webHidden/>
              </w:rPr>
              <w:instrText xml:space="preserve"> PAGEREF _Toc487057285 \h </w:instrText>
            </w:r>
            <w:r w:rsidR="00C661D5">
              <w:rPr>
                <w:noProof/>
                <w:webHidden/>
              </w:rPr>
            </w:r>
            <w:r w:rsidR="00C661D5">
              <w:rPr>
                <w:noProof/>
                <w:webHidden/>
              </w:rPr>
              <w:fldChar w:fldCharType="separate"/>
            </w:r>
            <w:r w:rsidR="00C661D5">
              <w:rPr>
                <w:noProof/>
                <w:webHidden/>
              </w:rPr>
              <w:t>33</w:t>
            </w:r>
            <w:r w:rsidR="00C661D5">
              <w:rPr>
                <w:noProof/>
                <w:webHidden/>
              </w:rPr>
              <w:fldChar w:fldCharType="end"/>
            </w:r>
          </w:hyperlink>
        </w:p>
        <w:p w14:paraId="68016943" w14:textId="77777777" w:rsidR="00C661D5" w:rsidRDefault="000D210F">
          <w:pPr>
            <w:pStyle w:val="TDC4"/>
            <w:tabs>
              <w:tab w:val="right" w:pos="8828"/>
            </w:tabs>
            <w:rPr>
              <w:rFonts w:asciiTheme="minorHAnsi" w:eastAsiaTheme="minorEastAsia" w:hAnsiTheme="minorHAnsi" w:cstheme="minorBidi"/>
              <w:noProof/>
              <w:color w:val="auto"/>
            </w:rPr>
          </w:pPr>
          <w:hyperlink w:anchor="_Toc487057286" w:history="1">
            <w:r w:rsidR="00C661D5" w:rsidRPr="00006B13">
              <w:rPr>
                <w:rStyle w:val="Hipervnculo"/>
                <w:noProof/>
              </w:rPr>
              <w:t>3.2.1.1 Caso de Inicio de Sesión</w:t>
            </w:r>
            <w:r w:rsidR="00C661D5">
              <w:rPr>
                <w:noProof/>
                <w:webHidden/>
              </w:rPr>
              <w:tab/>
            </w:r>
            <w:r w:rsidR="00C661D5">
              <w:rPr>
                <w:noProof/>
                <w:webHidden/>
              </w:rPr>
              <w:fldChar w:fldCharType="begin"/>
            </w:r>
            <w:r w:rsidR="00C661D5">
              <w:rPr>
                <w:noProof/>
                <w:webHidden/>
              </w:rPr>
              <w:instrText xml:space="preserve"> PAGEREF _Toc487057286 \h </w:instrText>
            </w:r>
            <w:r w:rsidR="00C661D5">
              <w:rPr>
                <w:noProof/>
                <w:webHidden/>
              </w:rPr>
            </w:r>
            <w:r w:rsidR="00C661D5">
              <w:rPr>
                <w:noProof/>
                <w:webHidden/>
              </w:rPr>
              <w:fldChar w:fldCharType="separate"/>
            </w:r>
            <w:r w:rsidR="00C661D5">
              <w:rPr>
                <w:noProof/>
                <w:webHidden/>
              </w:rPr>
              <w:t>33</w:t>
            </w:r>
            <w:r w:rsidR="00C661D5">
              <w:rPr>
                <w:noProof/>
                <w:webHidden/>
              </w:rPr>
              <w:fldChar w:fldCharType="end"/>
            </w:r>
          </w:hyperlink>
        </w:p>
        <w:p w14:paraId="193023DB" w14:textId="77777777" w:rsidR="00C661D5" w:rsidRDefault="000D210F">
          <w:pPr>
            <w:pStyle w:val="TDC4"/>
            <w:tabs>
              <w:tab w:val="right" w:pos="8828"/>
            </w:tabs>
            <w:rPr>
              <w:rFonts w:asciiTheme="minorHAnsi" w:eastAsiaTheme="minorEastAsia" w:hAnsiTheme="minorHAnsi" w:cstheme="minorBidi"/>
              <w:noProof/>
              <w:color w:val="auto"/>
            </w:rPr>
          </w:pPr>
          <w:hyperlink w:anchor="_Toc487057287" w:history="1">
            <w:r w:rsidR="00C661D5" w:rsidRPr="00006B13">
              <w:rPr>
                <w:rStyle w:val="Hipervnculo"/>
                <w:noProof/>
              </w:rPr>
              <w:t>3.2.1.2 Caso de Uso de docentes</w:t>
            </w:r>
            <w:r w:rsidR="00C661D5">
              <w:rPr>
                <w:noProof/>
                <w:webHidden/>
              </w:rPr>
              <w:tab/>
            </w:r>
            <w:r w:rsidR="00C661D5">
              <w:rPr>
                <w:noProof/>
                <w:webHidden/>
              </w:rPr>
              <w:fldChar w:fldCharType="begin"/>
            </w:r>
            <w:r w:rsidR="00C661D5">
              <w:rPr>
                <w:noProof/>
                <w:webHidden/>
              </w:rPr>
              <w:instrText xml:space="preserve"> PAGEREF _Toc487057287 \h </w:instrText>
            </w:r>
            <w:r w:rsidR="00C661D5">
              <w:rPr>
                <w:noProof/>
                <w:webHidden/>
              </w:rPr>
            </w:r>
            <w:r w:rsidR="00C661D5">
              <w:rPr>
                <w:noProof/>
                <w:webHidden/>
              </w:rPr>
              <w:fldChar w:fldCharType="separate"/>
            </w:r>
            <w:r w:rsidR="00C661D5">
              <w:rPr>
                <w:noProof/>
                <w:webHidden/>
              </w:rPr>
              <w:t>34</w:t>
            </w:r>
            <w:r w:rsidR="00C661D5">
              <w:rPr>
                <w:noProof/>
                <w:webHidden/>
              </w:rPr>
              <w:fldChar w:fldCharType="end"/>
            </w:r>
          </w:hyperlink>
        </w:p>
        <w:p w14:paraId="66DC4D57" w14:textId="77777777" w:rsidR="00C661D5" w:rsidRDefault="000D210F">
          <w:pPr>
            <w:pStyle w:val="TDC4"/>
            <w:tabs>
              <w:tab w:val="right" w:pos="8828"/>
            </w:tabs>
            <w:rPr>
              <w:rFonts w:asciiTheme="minorHAnsi" w:eastAsiaTheme="minorEastAsia" w:hAnsiTheme="minorHAnsi" w:cstheme="minorBidi"/>
              <w:noProof/>
              <w:color w:val="auto"/>
            </w:rPr>
          </w:pPr>
          <w:hyperlink w:anchor="_Toc487057288" w:history="1">
            <w:r w:rsidR="00C661D5" w:rsidRPr="00006B13">
              <w:rPr>
                <w:rStyle w:val="Hipervnculo"/>
                <w:noProof/>
              </w:rPr>
              <w:t>3.2.1.3 Caso de uso Porcentajes</w:t>
            </w:r>
            <w:r w:rsidR="00C661D5">
              <w:rPr>
                <w:noProof/>
                <w:webHidden/>
              </w:rPr>
              <w:tab/>
            </w:r>
            <w:r w:rsidR="00C661D5">
              <w:rPr>
                <w:noProof/>
                <w:webHidden/>
              </w:rPr>
              <w:fldChar w:fldCharType="begin"/>
            </w:r>
            <w:r w:rsidR="00C661D5">
              <w:rPr>
                <w:noProof/>
                <w:webHidden/>
              </w:rPr>
              <w:instrText xml:space="preserve"> PAGEREF _Toc487057288 \h </w:instrText>
            </w:r>
            <w:r w:rsidR="00C661D5">
              <w:rPr>
                <w:noProof/>
                <w:webHidden/>
              </w:rPr>
            </w:r>
            <w:r w:rsidR="00C661D5">
              <w:rPr>
                <w:noProof/>
                <w:webHidden/>
              </w:rPr>
              <w:fldChar w:fldCharType="separate"/>
            </w:r>
            <w:r w:rsidR="00C661D5">
              <w:rPr>
                <w:noProof/>
                <w:webHidden/>
              </w:rPr>
              <w:t>37</w:t>
            </w:r>
            <w:r w:rsidR="00C661D5">
              <w:rPr>
                <w:noProof/>
                <w:webHidden/>
              </w:rPr>
              <w:fldChar w:fldCharType="end"/>
            </w:r>
          </w:hyperlink>
        </w:p>
        <w:p w14:paraId="2C8FF912" w14:textId="77777777" w:rsidR="00C661D5" w:rsidRDefault="000D210F">
          <w:pPr>
            <w:pStyle w:val="TDC4"/>
            <w:tabs>
              <w:tab w:val="right" w:pos="8828"/>
            </w:tabs>
            <w:rPr>
              <w:rFonts w:asciiTheme="minorHAnsi" w:eastAsiaTheme="minorEastAsia" w:hAnsiTheme="minorHAnsi" w:cstheme="minorBidi"/>
              <w:noProof/>
              <w:color w:val="auto"/>
            </w:rPr>
          </w:pPr>
          <w:hyperlink w:anchor="_Toc487057289" w:history="1">
            <w:r w:rsidR="00C661D5" w:rsidRPr="00006B13">
              <w:rPr>
                <w:rStyle w:val="Hipervnculo"/>
                <w:noProof/>
              </w:rPr>
              <w:t>3.2.1.4 Caso de Uso Semanas</w:t>
            </w:r>
            <w:r w:rsidR="00C661D5">
              <w:rPr>
                <w:noProof/>
                <w:webHidden/>
              </w:rPr>
              <w:tab/>
            </w:r>
            <w:r w:rsidR="00C661D5">
              <w:rPr>
                <w:noProof/>
                <w:webHidden/>
              </w:rPr>
              <w:fldChar w:fldCharType="begin"/>
            </w:r>
            <w:r w:rsidR="00C661D5">
              <w:rPr>
                <w:noProof/>
                <w:webHidden/>
              </w:rPr>
              <w:instrText xml:space="preserve"> PAGEREF _Toc487057289 \h </w:instrText>
            </w:r>
            <w:r w:rsidR="00C661D5">
              <w:rPr>
                <w:noProof/>
                <w:webHidden/>
              </w:rPr>
            </w:r>
            <w:r w:rsidR="00C661D5">
              <w:rPr>
                <w:noProof/>
                <w:webHidden/>
              </w:rPr>
              <w:fldChar w:fldCharType="separate"/>
            </w:r>
            <w:r w:rsidR="00C661D5">
              <w:rPr>
                <w:noProof/>
                <w:webHidden/>
              </w:rPr>
              <w:t>38</w:t>
            </w:r>
            <w:r w:rsidR="00C661D5">
              <w:rPr>
                <w:noProof/>
                <w:webHidden/>
              </w:rPr>
              <w:fldChar w:fldCharType="end"/>
            </w:r>
          </w:hyperlink>
        </w:p>
        <w:p w14:paraId="2A52E1AF" w14:textId="77777777" w:rsidR="00C661D5" w:rsidRDefault="000D210F">
          <w:pPr>
            <w:pStyle w:val="TDC4"/>
            <w:tabs>
              <w:tab w:val="right" w:pos="8828"/>
            </w:tabs>
            <w:rPr>
              <w:rFonts w:asciiTheme="minorHAnsi" w:eastAsiaTheme="minorEastAsia" w:hAnsiTheme="minorHAnsi" w:cstheme="minorBidi"/>
              <w:noProof/>
              <w:color w:val="auto"/>
            </w:rPr>
          </w:pPr>
          <w:hyperlink w:anchor="_Toc487057290" w:history="1">
            <w:r w:rsidR="00C661D5" w:rsidRPr="00006B13">
              <w:rPr>
                <w:rStyle w:val="Hipervnculo"/>
                <w:noProof/>
              </w:rPr>
              <w:t>3.2.1.5 Caso de Uso Asignación</w:t>
            </w:r>
            <w:r w:rsidR="00C661D5">
              <w:rPr>
                <w:noProof/>
                <w:webHidden/>
              </w:rPr>
              <w:tab/>
            </w:r>
            <w:r w:rsidR="00C661D5">
              <w:rPr>
                <w:noProof/>
                <w:webHidden/>
              </w:rPr>
              <w:fldChar w:fldCharType="begin"/>
            </w:r>
            <w:r w:rsidR="00C661D5">
              <w:rPr>
                <w:noProof/>
                <w:webHidden/>
              </w:rPr>
              <w:instrText xml:space="preserve"> PAGEREF _Toc487057290 \h </w:instrText>
            </w:r>
            <w:r w:rsidR="00C661D5">
              <w:rPr>
                <w:noProof/>
                <w:webHidden/>
              </w:rPr>
            </w:r>
            <w:r w:rsidR="00C661D5">
              <w:rPr>
                <w:noProof/>
                <w:webHidden/>
              </w:rPr>
              <w:fldChar w:fldCharType="separate"/>
            </w:r>
            <w:r w:rsidR="00C661D5">
              <w:rPr>
                <w:noProof/>
                <w:webHidden/>
              </w:rPr>
              <w:t>40</w:t>
            </w:r>
            <w:r w:rsidR="00C661D5">
              <w:rPr>
                <w:noProof/>
                <w:webHidden/>
              </w:rPr>
              <w:fldChar w:fldCharType="end"/>
            </w:r>
          </w:hyperlink>
        </w:p>
        <w:p w14:paraId="48A8CE9D" w14:textId="77777777" w:rsidR="00C661D5" w:rsidRDefault="000D210F">
          <w:pPr>
            <w:pStyle w:val="TDC4"/>
            <w:tabs>
              <w:tab w:val="right" w:pos="8828"/>
            </w:tabs>
            <w:rPr>
              <w:rFonts w:asciiTheme="minorHAnsi" w:eastAsiaTheme="minorEastAsia" w:hAnsiTheme="minorHAnsi" w:cstheme="minorBidi"/>
              <w:noProof/>
              <w:color w:val="auto"/>
            </w:rPr>
          </w:pPr>
          <w:hyperlink w:anchor="_Toc487057291" w:history="1">
            <w:r w:rsidR="00C661D5" w:rsidRPr="00006B13">
              <w:rPr>
                <w:rStyle w:val="Hipervnculo"/>
                <w:noProof/>
              </w:rPr>
              <w:t>3.2.1.6 Caso de Uso Actividades</w:t>
            </w:r>
            <w:r w:rsidR="00C661D5">
              <w:rPr>
                <w:noProof/>
                <w:webHidden/>
              </w:rPr>
              <w:tab/>
            </w:r>
            <w:r w:rsidR="00C661D5">
              <w:rPr>
                <w:noProof/>
                <w:webHidden/>
              </w:rPr>
              <w:fldChar w:fldCharType="begin"/>
            </w:r>
            <w:r w:rsidR="00C661D5">
              <w:rPr>
                <w:noProof/>
                <w:webHidden/>
              </w:rPr>
              <w:instrText xml:space="preserve"> PAGEREF _Toc487057291 \h </w:instrText>
            </w:r>
            <w:r w:rsidR="00C661D5">
              <w:rPr>
                <w:noProof/>
                <w:webHidden/>
              </w:rPr>
            </w:r>
            <w:r w:rsidR="00C661D5">
              <w:rPr>
                <w:noProof/>
                <w:webHidden/>
              </w:rPr>
              <w:fldChar w:fldCharType="separate"/>
            </w:r>
            <w:r w:rsidR="00C661D5">
              <w:rPr>
                <w:noProof/>
                <w:webHidden/>
              </w:rPr>
              <w:t>40</w:t>
            </w:r>
            <w:r w:rsidR="00C661D5">
              <w:rPr>
                <w:noProof/>
                <w:webHidden/>
              </w:rPr>
              <w:fldChar w:fldCharType="end"/>
            </w:r>
          </w:hyperlink>
        </w:p>
        <w:p w14:paraId="0F0B4749" w14:textId="77777777" w:rsidR="00C661D5" w:rsidRDefault="000D210F">
          <w:pPr>
            <w:pStyle w:val="TDC4"/>
            <w:tabs>
              <w:tab w:val="right" w:pos="8828"/>
            </w:tabs>
            <w:rPr>
              <w:rFonts w:asciiTheme="minorHAnsi" w:eastAsiaTheme="minorEastAsia" w:hAnsiTheme="minorHAnsi" w:cstheme="minorBidi"/>
              <w:noProof/>
              <w:color w:val="auto"/>
            </w:rPr>
          </w:pPr>
          <w:hyperlink w:anchor="_Toc487057292" w:history="1">
            <w:r w:rsidR="00C661D5" w:rsidRPr="00006B13">
              <w:rPr>
                <w:rStyle w:val="Hipervnculo"/>
                <w:noProof/>
              </w:rPr>
              <w:t>3.2.1.7 Casos de Uso Productos</w:t>
            </w:r>
            <w:r w:rsidR="00C661D5">
              <w:rPr>
                <w:noProof/>
                <w:webHidden/>
              </w:rPr>
              <w:tab/>
            </w:r>
            <w:r w:rsidR="00C661D5">
              <w:rPr>
                <w:noProof/>
                <w:webHidden/>
              </w:rPr>
              <w:fldChar w:fldCharType="begin"/>
            </w:r>
            <w:r w:rsidR="00C661D5">
              <w:rPr>
                <w:noProof/>
                <w:webHidden/>
              </w:rPr>
              <w:instrText xml:space="preserve"> PAGEREF _Toc487057292 \h </w:instrText>
            </w:r>
            <w:r w:rsidR="00C661D5">
              <w:rPr>
                <w:noProof/>
                <w:webHidden/>
              </w:rPr>
            </w:r>
            <w:r w:rsidR="00C661D5">
              <w:rPr>
                <w:noProof/>
                <w:webHidden/>
              </w:rPr>
              <w:fldChar w:fldCharType="separate"/>
            </w:r>
            <w:r w:rsidR="00C661D5">
              <w:rPr>
                <w:noProof/>
                <w:webHidden/>
              </w:rPr>
              <w:t>42</w:t>
            </w:r>
            <w:r w:rsidR="00C661D5">
              <w:rPr>
                <w:noProof/>
                <w:webHidden/>
              </w:rPr>
              <w:fldChar w:fldCharType="end"/>
            </w:r>
          </w:hyperlink>
        </w:p>
        <w:p w14:paraId="3EBA84BA" w14:textId="77777777" w:rsidR="00C661D5" w:rsidRDefault="000D210F">
          <w:pPr>
            <w:pStyle w:val="TDC4"/>
            <w:tabs>
              <w:tab w:val="right" w:pos="8828"/>
            </w:tabs>
            <w:rPr>
              <w:rFonts w:asciiTheme="minorHAnsi" w:eastAsiaTheme="minorEastAsia" w:hAnsiTheme="minorHAnsi" w:cstheme="minorBidi"/>
              <w:noProof/>
              <w:color w:val="auto"/>
            </w:rPr>
          </w:pPr>
          <w:hyperlink w:anchor="_Toc487057293" w:history="1">
            <w:r w:rsidR="00C661D5" w:rsidRPr="00006B13">
              <w:rPr>
                <w:rStyle w:val="Hipervnculo"/>
                <w:noProof/>
              </w:rPr>
              <w:t>3.2.1.8 Caso de Uso Clases</w:t>
            </w:r>
            <w:r w:rsidR="00C661D5">
              <w:rPr>
                <w:noProof/>
                <w:webHidden/>
              </w:rPr>
              <w:tab/>
            </w:r>
            <w:r w:rsidR="00C661D5">
              <w:rPr>
                <w:noProof/>
                <w:webHidden/>
              </w:rPr>
              <w:fldChar w:fldCharType="begin"/>
            </w:r>
            <w:r w:rsidR="00C661D5">
              <w:rPr>
                <w:noProof/>
                <w:webHidden/>
              </w:rPr>
              <w:instrText xml:space="preserve"> PAGEREF _Toc487057293 \h </w:instrText>
            </w:r>
            <w:r w:rsidR="00C661D5">
              <w:rPr>
                <w:noProof/>
                <w:webHidden/>
              </w:rPr>
            </w:r>
            <w:r w:rsidR="00C661D5">
              <w:rPr>
                <w:noProof/>
                <w:webHidden/>
              </w:rPr>
              <w:fldChar w:fldCharType="separate"/>
            </w:r>
            <w:r w:rsidR="00C661D5">
              <w:rPr>
                <w:noProof/>
                <w:webHidden/>
              </w:rPr>
              <w:t>43</w:t>
            </w:r>
            <w:r w:rsidR="00C661D5">
              <w:rPr>
                <w:noProof/>
                <w:webHidden/>
              </w:rPr>
              <w:fldChar w:fldCharType="end"/>
            </w:r>
          </w:hyperlink>
        </w:p>
        <w:p w14:paraId="148298CF" w14:textId="77777777" w:rsidR="00C661D5" w:rsidRDefault="000D210F">
          <w:pPr>
            <w:pStyle w:val="TDC3"/>
            <w:tabs>
              <w:tab w:val="right" w:pos="8828"/>
            </w:tabs>
            <w:rPr>
              <w:rFonts w:asciiTheme="minorHAnsi" w:eastAsiaTheme="minorEastAsia" w:hAnsiTheme="minorHAnsi" w:cstheme="minorBidi"/>
              <w:noProof/>
              <w:color w:val="auto"/>
            </w:rPr>
          </w:pPr>
          <w:hyperlink w:anchor="_Toc487057294" w:history="1">
            <w:r w:rsidR="00C661D5" w:rsidRPr="00006B13">
              <w:rPr>
                <w:rStyle w:val="Hipervnculo"/>
                <w:noProof/>
              </w:rPr>
              <w:t>3.2.2. Modelo BPMN</w:t>
            </w:r>
            <w:r w:rsidR="00C661D5">
              <w:rPr>
                <w:noProof/>
                <w:webHidden/>
              </w:rPr>
              <w:tab/>
            </w:r>
            <w:r w:rsidR="00C661D5">
              <w:rPr>
                <w:noProof/>
                <w:webHidden/>
              </w:rPr>
              <w:fldChar w:fldCharType="begin"/>
            </w:r>
            <w:r w:rsidR="00C661D5">
              <w:rPr>
                <w:noProof/>
                <w:webHidden/>
              </w:rPr>
              <w:instrText xml:space="preserve"> PAGEREF _Toc487057294 \h </w:instrText>
            </w:r>
            <w:r w:rsidR="00C661D5">
              <w:rPr>
                <w:noProof/>
                <w:webHidden/>
              </w:rPr>
            </w:r>
            <w:r w:rsidR="00C661D5">
              <w:rPr>
                <w:noProof/>
                <w:webHidden/>
              </w:rPr>
              <w:fldChar w:fldCharType="separate"/>
            </w:r>
            <w:r w:rsidR="00C661D5">
              <w:rPr>
                <w:noProof/>
                <w:webHidden/>
              </w:rPr>
              <w:t>46</w:t>
            </w:r>
            <w:r w:rsidR="00C661D5">
              <w:rPr>
                <w:noProof/>
                <w:webHidden/>
              </w:rPr>
              <w:fldChar w:fldCharType="end"/>
            </w:r>
          </w:hyperlink>
        </w:p>
        <w:p w14:paraId="712CEA61" w14:textId="77777777" w:rsidR="00C661D5" w:rsidRDefault="000D210F">
          <w:pPr>
            <w:pStyle w:val="TDC3"/>
            <w:tabs>
              <w:tab w:val="right" w:pos="8828"/>
            </w:tabs>
            <w:rPr>
              <w:rFonts w:asciiTheme="minorHAnsi" w:eastAsiaTheme="minorEastAsia" w:hAnsiTheme="minorHAnsi" w:cstheme="minorBidi"/>
              <w:noProof/>
              <w:color w:val="auto"/>
            </w:rPr>
          </w:pPr>
          <w:hyperlink w:anchor="_Toc487057295" w:history="1">
            <w:r w:rsidR="00C661D5" w:rsidRPr="00006B13">
              <w:rPr>
                <w:rStyle w:val="Hipervnculo"/>
                <w:noProof/>
              </w:rPr>
              <w:t>3.2.3. Modelo Entidad Relación</w:t>
            </w:r>
            <w:r w:rsidR="00C661D5">
              <w:rPr>
                <w:noProof/>
                <w:webHidden/>
              </w:rPr>
              <w:tab/>
            </w:r>
            <w:r w:rsidR="00C661D5">
              <w:rPr>
                <w:noProof/>
                <w:webHidden/>
              </w:rPr>
              <w:fldChar w:fldCharType="begin"/>
            </w:r>
            <w:r w:rsidR="00C661D5">
              <w:rPr>
                <w:noProof/>
                <w:webHidden/>
              </w:rPr>
              <w:instrText xml:space="preserve"> PAGEREF _Toc487057295 \h </w:instrText>
            </w:r>
            <w:r w:rsidR="00C661D5">
              <w:rPr>
                <w:noProof/>
                <w:webHidden/>
              </w:rPr>
            </w:r>
            <w:r w:rsidR="00C661D5">
              <w:rPr>
                <w:noProof/>
                <w:webHidden/>
              </w:rPr>
              <w:fldChar w:fldCharType="separate"/>
            </w:r>
            <w:r w:rsidR="00C661D5">
              <w:rPr>
                <w:noProof/>
                <w:webHidden/>
              </w:rPr>
              <w:t>48</w:t>
            </w:r>
            <w:r w:rsidR="00C661D5">
              <w:rPr>
                <w:noProof/>
                <w:webHidden/>
              </w:rPr>
              <w:fldChar w:fldCharType="end"/>
            </w:r>
          </w:hyperlink>
        </w:p>
        <w:p w14:paraId="63287962" w14:textId="77777777" w:rsidR="00C661D5" w:rsidRDefault="000D210F">
          <w:pPr>
            <w:pStyle w:val="TDC3"/>
            <w:tabs>
              <w:tab w:val="right" w:pos="8828"/>
            </w:tabs>
            <w:rPr>
              <w:rFonts w:asciiTheme="minorHAnsi" w:eastAsiaTheme="minorEastAsia" w:hAnsiTheme="minorHAnsi" w:cstheme="minorBidi"/>
              <w:noProof/>
              <w:color w:val="auto"/>
            </w:rPr>
          </w:pPr>
          <w:hyperlink w:anchor="_Toc487057296" w:history="1">
            <w:r w:rsidR="00C661D5" w:rsidRPr="00006B13">
              <w:rPr>
                <w:rStyle w:val="Hipervnculo"/>
                <w:noProof/>
              </w:rPr>
              <w:t>3.2.4. Diagrama de Clases</w:t>
            </w:r>
            <w:r w:rsidR="00C661D5">
              <w:rPr>
                <w:noProof/>
                <w:webHidden/>
              </w:rPr>
              <w:tab/>
            </w:r>
            <w:r w:rsidR="00C661D5">
              <w:rPr>
                <w:noProof/>
                <w:webHidden/>
              </w:rPr>
              <w:fldChar w:fldCharType="begin"/>
            </w:r>
            <w:r w:rsidR="00C661D5">
              <w:rPr>
                <w:noProof/>
                <w:webHidden/>
              </w:rPr>
              <w:instrText xml:space="preserve"> PAGEREF _Toc487057296 \h </w:instrText>
            </w:r>
            <w:r w:rsidR="00C661D5">
              <w:rPr>
                <w:noProof/>
                <w:webHidden/>
              </w:rPr>
            </w:r>
            <w:r w:rsidR="00C661D5">
              <w:rPr>
                <w:noProof/>
                <w:webHidden/>
              </w:rPr>
              <w:fldChar w:fldCharType="separate"/>
            </w:r>
            <w:r w:rsidR="00C661D5">
              <w:rPr>
                <w:noProof/>
                <w:webHidden/>
              </w:rPr>
              <w:t>48</w:t>
            </w:r>
            <w:r w:rsidR="00C661D5">
              <w:rPr>
                <w:noProof/>
                <w:webHidden/>
              </w:rPr>
              <w:fldChar w:fldCharType="end"/>
            </w:r>
          </w:hyperlink>
        </w:p>
        <w:p w14:paraId="22C57F0B" w14:textId="77777777" w:rsidR="00C661D5" w:rsidRDefault="000D210F">
          <w:pPr>
            <w:pStyle w:val="TDC3"/>
            <w:tabs>
              <w:tab w:val="right" w:pos="8828"/>
            </w:tabs>
            <w:rPr>
              <w:rFonts w:asciiTheme="minorHAnsi" w:eastAsiaTheme="minorEastAsia" w:hAnsiTheme="minorHAnsi" w:cstheme="minorBidi"/>
              <w:noProof/>
              <w:color w:val="auto"/>
            </w:rPr>
          </w:pPr>
          <w:hyperlink w:anchor="_Toc487057297" w:history="1">
            <w:r w:rsidR="00C661D5" w:rsidRPr="00006B13">
              <w:rPr>
                <w:rStyle w:val="Hipervnculo"/>
                <w:noProof/>
              </w:rPr>
              <w:t>3.2.5. Diagrama de Secuencias</w:t>
            </w:r>
            <w:r w:rsidR="00C661D5">
              <w:rPr>
                <w:noProof/>
                <w:webHidden/>
              </w:rPr>
              <w:tab/>
            </w:r>
            <w:r w:rsidR="00C661D5">
              <w:rPr>
                <w:noProof/>
                <w:webHidden/>
              </w:rPr>
              <w:fldChar w:fldCharType="begin"/>
            </w:r>
            <w:r w:rsidR="00C661D5">
              <w:rPr>
                <w:noProof/>
                <w:webHidden/>
              </w:rPr>
              <w:instrText xml:space="preserve"> PAGEREF _Toc487057297 \h </w:instrText>
            </w:r>
            <w:r w:rsidR="00C661D5">
              <w:rPr>
                <w:noProof/>
                <w:webHidden/>
              </w:rPr>
            </w:r>
            <w:r w:rsidR="00C661D5">
              <w:rPr>
                <w:noProof/>
                <w:webHidden/>
              </w:rPr>
              <w:fldChar w:fldCharType="separate"/>
            </w:r>
            <w:r w:rsidR="00C661D5">
              <w:rPr>
                <w:noProof/>
                <w:webHidden/>
              </w:rPr>
              <w:t>49</w:t>
            </w:r>
            <w:r w:rsidR="00C661D5">
              <w:rPr>
                <w:noProof/>
                <w:webHidden/>
              </w:rPr>
              <w:fldChar w:fldCharType="end"/>
            </w:r>
          </w:hyperlink>
        </w:p>
        <w:p w14:paraId="0DA785B1" w14:textId="77777777" w:rsidR="00C661D5" w:rsidRDefault="000D210F">
          <w:pPr>
            <w:pStyle w:val="TDC1"/>
            <w:tabs>
              <w:tab w:val="left" w:pos="440"/>
              <w:tab w:val="right" w:pos="8828"/>
            </w:tabs>
            <w:rPr>
              <w:rFonts w:asciiTheme="minorHAnsi" w:eastAsiaTheme="minorEastAsia" w:hAnsiTheme="minorHAnsi" w:cstheme="minorBidi"/>
              <w:noProof/>
              <w:color w:val="auto"/>
            </w:rPr>
          </w:pPr>
          <w:hyperlink w:anchor="_Toc487057298" w:history="1">
            <w:r w:rsidR="00C661D5" w:rsidRPr="00006B13">
              <w:rPr>
                <w:rStyle w:val="Hipervnculo"/>
                <w:noProof/>
              </w:rPr>
              <w:t>4.</w:t>
            </w:r>
            <w:r w:rsidR="00C661D5">
              <w:rPr>
                <w:rFonts w:asciiTheme="minorHAnsi" w:eastAsiaTheme="minorEastAsia" w:hAnsiTheme="minorHAnsi" w:cstheme="minorBidi"/>
                <w:noProof/>
                <w:color w:val="auto"/>
              </w:rPr>
              <w:tab/>
            </w:r>
            <w:r w:rsidR="00C661D5" w:rsidRPr="00006B13">
              <w:rPr>
                <w:rStyle w:val="Hipervnculo"/>
                <w:noProof/>
              </w:rPr>
              <w:t>RESULTADOS</w:t>
            </w:r>
            <w:r w:rsidR="00C661D5">
              <w:rPr>
                <w:noProof/>
                <w:webHidden/>
              </w:rPr>
              <w:tab/>
            </w:r>
            <w:r w:rsidR="00C661D5">
              <w:rPr>
                <w:noProof/>
                <w:webHidden/>
              </w:rPr>
              <w:fldChar w:fldCharType="begin"/>
            </w:r>
            <w:r w:rsidR="00C661D5">
              <w:rPr>
                <w:noProof/>
                <w:webHidden/>
              </w:rPr>
              <w:instrText xml:space="preserve"> PAGEREF _Toc487057298 \h </w:instrText>
            </w:r>
            <w:r w:rsidR="00C661D5">
              <w:rPr>
                <w:noProof/>
                <w:webHidden/>
              </w:rPr>
            </w:r>
            <w:r w:rsidR="00C661D5">
              <w:rPr>
                <w:noProof/>
                <w:webHidden/>
              </w:rPr>
              <w:fldChar w:fldCharType="separate"/>
            </w:r>
            <w:r w:rsidR="00C661D5">
              <w:rPr>
                <w:noProof/>
                <w:webHidden/>
              </w:rPr>
              <w:t>53</w:t>
            </w:r>
            <w:r w:rsidR="00C661D5">
              <w:rPr>
                <w:noProof/>
                <w:webHidden/>
              </w:rPr>
              <w:fldChar w:fldCharType="end"/>
            </w:r>
          </w:hyperlink>
        </w:p>
        <w:p w14:paraId="6EC08FB8" w14:textId="77777777" w:rsidR="00C661D5" w:rsidRDefault="000D210F">
          <w:pPr>
            <w:pStyle w:val="TDC1"/>
            <w:tabs>
              <w:tab w:val="left" w:pos="440"/>
              <w:tab w:val="right" w:pos="8828"/>
            </w:tabs>
            <w:rPr>
              <w:rFonts w:asciiTheme="minorHAnsi" w:eastAsiaTheme="minorEastAsia" w:hAnsiTheme="minorHAnsi" w:cstheme="minorBidi"/>
              <w:noProof/>
              <w:color w:val="auto"/>
            </w:rPr>
          </w:pPr>
          <w:hyperlink w:anchor="_Toc487057299" w:history="1">
            <w:r w:rsidR="00C661D5" w:rsidRPr="00006B13">
              <w:rPr>
                <w:rStyle w:val="Hipervnculo"/>
                <w:noProof/>
              </w:rPr>
              <w:t>5.</w:t>
            </w:r>
            <w:r w:rsidR="00C661D5">
              <w:rPr>
                <w:rFonts w:asciiTheme="minorHAnsi" w:eastAsiaTheme="minorEastAsia" w:hAnsiTheme="minorHAnsi" w:cstheme="minorBidi"/>
                <w:noProof/>
                <w:color w:val="auto"/>
              </w:rPr>
              <w:tab/>
            </w:r>
            <w:r w:rsidR="00C661D5" w:rsidRPr="00006B13">
              <w:rPr>
                <w:rStyle w:val="Hipervnculo"/>
                <w:noProof/>
              </w:rPr>
              <w:t>CONCLUSIONES</w:t>
            </w:r>
            <w:r w:rsidR="00C661D5">
              <w:rPr>
                <w:noProof/>
                <w:webHidden/>
              </w:rPr>
              <w:tab/>
            </w:r>
            <w:r w:rsidR="00C661D5">
              <w:rPr>
                <w:noProof/>
                <w:webHidden/>
              </w:rPr>
              <w:fldChar w:fldCharType="begin"/>
            </w:r>
            <w:r w:rsidR="00C661D5">
              <w:rPr>
                <w:noProof/>
                <w:webHidden/>
              </w:rPr>
              <w:instrText xml:space="preserve"> PAGEREF _Toc487057299 \h </w:instrText>
            </w:r>
            <w:r w:rsidR="00C661D5">
              <w:rPr>
                <w:noProof/>
                <w:webHidden/>
              </w:rPr>
            </w:r>
            <w:r w:rsidR="00C661D5">
              <w:rPr>
                <w:noProof/>
                <w:webHidden/>
              </w:rPr>
              <w:fldChar w:fldCharType="separate"/>
            </w:r>
            <w:r w:rsidR="00C661D5">
              <w:rPr>
                <w:noProof/>
                <w:webHidden/>
              </w:rPr>
              <w:t>54</w:t>
            </w:r>
            <w:r w:rsidR="00C661D5">
              <w:rPr>
                <w:noProof/>
                <w:webHidden/>
              </w:rPr>
              <w:fldChar w:fldCharType="end"/>
            </w:r>
          </w:hyperlink>
        </w:p>
        <w:p w14:paraId="6C567D6D" w14:textId="77777777" w:rsidR="00C661D5" w:rsidRDefault="000D210F">
          <w:pPr>
            <w:pStyle w:val="TDC1"/>
            <w:tabs>
              <w:tab w:val="left" w:pos="440"/>
              <w:tab w:val="right" w:pos="8828"/>
            </w:tabs>
            <w:rPr>
              <w:rFonts w:asciiTheme="minorHAnsi" w:eastAsiaTheme="minorEastAsia" w:hAnsiTheme="minorHAnsi" w:cstheme="minorBidi"/>
              <w:noProof/>
              <w:color w:val="auto"/>
            </w:rPr>
          </w:pPr>
          <w:hyperlink w:anchor="_Toc487057300" w:history="1">
            <w:r w:rsidR="00C661D5" w:rsidRPr="00006B13">
              <w:rPr>
                <w:rStyle w:val="Hipervnculo"/>
                <w:noProof/>
              </w:rPr>
              <w:t>6.</w:t>
            </w:r>
            <w:r w:rsidR="00C661D5">
              <w:rPr>
                <w:rFonts w:asciiTheme="minorHAnsi" w:eastAsiaTheme="minorEastAsia" w:hAnsiTheme="minorHAnsi" w:cstheme="minorBidi"/>
                <w:noProof/>
                <w:color w:val="auto"/>
              </w:rPr>
              <w:tab/>
            </w:r>
            <w:r w:rsidR="00C661D5" w:rsidRPr="00006B13">
              <w:rPr>
                <w:rStyle w:val="Hipervnculo"/>
                <w:noProof/>
              </w:rPr>
              <w:t>RECOMENDACIONES</w:t>
            </w:r>
            <w:r w:rsidR="00C661D5">
              <w:rPr>
                <w:noProof/>
                <w:webHidden/>
              </w:rPr>
              <w:tab/>
            </w:r>
            <w:r w:rsidR="00C661D5">
              <w:rPr>
                <w:noProof/>
                <w:webHidden/>
              </w:rPr>
              <w:fldChar w:fldCharType="begin"/>
            </w:r>
            <w:r w:rsidR="00C661D5">
              <w:rPr>
                <w:noProof/>
                <w:webHidden/>
              </w:rPr>
              <w:instrText xml:space="preserve"> PAGEREF _Toc487057300 \h </w:instrText>
            </w:r>
            <w:r w:rsidR="00C661D5">
              <w:rPr>
                <w:noProof/>
                <w:webHidden/>
              </w:rPr>
            </w:r>
            <w:r w:rsidR="00C661D5">
              <w:rPr>
                <w:noProof/>
                <w:webHidden/>
              </w:rPr>
              <w:fldChar w:fldCharType="separate"/>
            </w:r>
            <w:r w:rsidR="00C661D5">
              <w:rPr>
                <w:noProof/>
                <w:webHidden/>
              </w:rPr>
              <w:t>55</w:t>
            </w:r>
            <w:r w:rsidR="00C661D5">
              <w:rPr>
                <w:noProof/>
                <w:webHidden/>
              </w:rPr>
              <w:fldChar w:fldCharType="end"/>
            </w:r>
          </w:hyperlink>
        </w:p>
        <w:p w14:paraId="4D16BAE7" w14:textId="77777777" w:rsidR="00C661D5" w:rsidRDefault="000D210F">
          <w:pPr>
            <w:pStyle w:val="TDC1"/>
            <w:tabs>
              <w:tab w:val="left" w:pos="440"/>
              <w:tab w:val="right" w:pos="8828"/>
            </w:tabs>
            <w:rPr>
              <w:rFonts w:asciiTheme="minorHAnsi" w:eastAsiaTheme="minorEastAsia" w:hAnsiTheme="minorHAnsi" w:cstheme="minorBidi"/>
              <w:noProof/>
              <w:color w:val="auto"/>
            </w:rPr>
          </w:pPr>
          <w:hyperlink w:anchor="_Toc487057301" w:history="1">
            <w:r w:rsidR="00C661D5" w:rsidRPr="00006B13">
              <w:rPr>
                <w:rStyle w:val="Hipervnculo"/>
                <w:noProof/>
              </w:rPr>
              <w:t>7.</w:t>
            </w:r>
            <w:r w:rsidR="00C661D5">
              <w:rPr>
                <w:rFonts w:asciiTheme="minorHAnsi" w:eastAsiaTheme="minorEastAsia" w:hAnsiTheme="minorHAnsi" w:cstheme="minorBidi"/>
                <w:noProof/>
                <w:color w:val="auto"/>
              </w:rPr>
              <w:tab/>
            </w:r>
            <w:r w:rsidR="00C661D5" w:rsidRPr="00006B13">
              <w:rPr>
                <w:rStyle w:val="Hipervnculo"/>
                <w:noProof/>
              </w:rPr>
              <w:t>REFERENCIAS BIBLIOGRÁFICAS</w:t>
            </w:r>
            <w:r w:rsidR="00C661D5">
              <w:rPr>
                <w:noProof/>
                <w:webHidden/>
              </w:rPr>
              <w:tab/>
            </w:r>
            <w:r w:rsidR="00C661D5">
              <w:rPr>
                <w:noProof/>
                <w:webHidden/>
              </w:rPr>
              <w:fldChar w:fldCharType="begin"/>
            </w:r>
            <w:r w:rsidR="00C661D5">
              <w:rPr>
                <w:noProof/>
                <w:webHidden/>
              </w:rPr>
              <w:instrText xml:space="preserve"> PAGEREF _Toc487057301 \h </w:instrText>
            </w:r>
            <w:r w:rsidR="00C661D5">
              <w:rPr>
                <w:noProof/>
                <w:webHidden/>
              </w:rPr>
            </w:r>
            <w:r w:rsidR="00C661D5">
              <w:rPr>
                <w:noProof/>
                <w:webHidden/>
              </w:rPr>
              <w:fldChar w:fldCharType="separate"/>
            </w:r>
            <w:r w:rsidR="00C661D5">
              <w:rPr>
                <w:noProof/>
                <w:webHidden/>
              </w:rPr>
              <w:t>56</w:t>
            </w:r>
            <w:r w:rsidR="00C661D5">
              <w:rPr>
                <w:noProof/>
                <w:webHidden/>
              </w:rPr>
              <w:fldChar w:fldCharType="end"/>
            </w:r>
          </w:hyperlink>
        </w:p>
        <w:p w14:paraId="7C0D16F1" w14:textId="77777777" w:rsidR="00C661D5" w:rsidRDefault="000D210F">
          <w:pPr>
            <w:pStyle w:val="TDC1"/>
            <w:tabs>
              <w:tab w:val="left" w:pos="440"/>
              <w:tab w:val="right" w:pos="8828"/>
            </w:tabs>
            <w:rPr>
              <w:rFonts w:asciiTheme="minorHAnsi" w:eastAsiaTheme="minorEastAsia" w:hAnsiTheme="minorHAnsi" w:cstheme="minorBidi"/>
              <w:noProof/>
              <w:color w:val="auto"/>
            </w:rPr>
          </w:pPr>
          <w:hyperlink w:anchor="_Toc487057302" w:history="1">
            <w:r w:rsidR="00C661D5" w:rsidRPr="00006B13">
              <w:rPr>
                <w:rStyle w:val="Hipervnculo"/>
                <w:noProof/>
              </w:rPr>
              <w:t>8.</w:t>
            </w:r>
            <w:r w:rsidR="00C661D5">
              <w:rPr>
                <w:rFonts w:asciiTheme="minorHAnsi" w:eastAsiaTheme="minorEastAsia" w:hAnsiTheme="minorHAnsi" w:cstheme="minorBidi"/>
                <w:noProof/>
                <w:color w:val="auto"/>
              </w:rPr>
              <w:tab/>
            </w:r>
            <w:r w:rsidR="00C661D5" w:rsidRPr="00006B13">
              <w:rPr>
                <w:rStyle w:val="Hipervnculo"/>
                <w:noProof/>
              </w:rPr>
              <w:t>ANEXOS</w:t>
            </w:r>
            <w:r w:rsidR="00C661D5">
              <w:rPr>
                <w:noProof/>
                <w:webHidden/>
              </w:rPr>
              <w:tab/>
            </w:r>
            <w:r w:rsidR="00C661D5">
              <w:rPr>
                <w:noProof/>
                <w:webHidden/>
              </w:rPr>
              <w:fldChar w:fldCharType="begin"/>
            </w:r>
            <w:r w:rsidR="00C661D5">
              <w:rPr>
                <w:noProof/>
                <w:webHidden/>
              </w:rPr>
              <w:instrText xml:space="preserve"> PAGEREF _Toc487057302 \h </w:instrText>
            </w:r>
            <w:r w:rsidR="00C661D5">
              <w:rPr>
                <w:noProof/>
                <w:webHidden/>
              </w:rPr>
            </w:r>
            <w:r w:rsidR="00C661D5">
              <w:rPr>
                <w:noProof/>
                <w:webHidden/>
              </w:rPr>
              <w:fldChar w:fldCharType="separate"/>
            </w:r>
            <w:r w:rsidR="00C661D5">
              <w:rPr>
                <w:noProof/>
                <w:webHidden/>
              </w:rPr>
              <w:t>60</w:t>
            </w:r>
            <w:r w:rsidR="00C661D5">
              <w:rPr>
                <w:noProof/>
                <w:webHidden/>
              </w:rPr>
              <w:fldChar w:fldCharType="end"/>
            </w:r>
          </w:hyperlink>
        </w:p>
        <w:p w14:paraId="1D361264" w14:textId="77777777" w:rsidR="003F1952" w:rsidRPr="00C661D5" w:rsidRDefault="000C1B85">
          <w:pPr>
            <w:tabs>
              <w:tab w:val="right" w:pos="8838"/>
            </w:tabs>
            <w:spacing w:before="200" w:after="80"/>
            <w:rPr>
              <w:sz w:val="24"/>
              <w:szCs w:val="24"/>
            </w:rPr>
          </w:pPr>
          <w:r w:rsidRPr="00C661D5">
            <w:rPr>
              <w:sz w:val="24"/>
              <w:szCs w:val="24"/>
            </w:rPr>
            <w:fldChar w:fldCharType="end"/>
          </w:r>
        </w:p>
      </w:sdtContent>
    </w:sdt>
    <w:p w14:paraId="3E6C3D1A" w14:textId="77777777" w:rsidR="003F1952" w:rsidRPr="00C661D5" w:rsidRDefault="003F1952">
      <w:pPr>
        <w:rPr>
          <w:sz w:val="24"/>
          <w:szCs w:val="24"/>
        </w:rPr>
      </w:pPr>
    </w:p>
    <w:p w14:paraId="5970DFD1" w14:textId="77777777" w:rsidR="003F1952" w:rsidRPr="00C661D5" w:rsidRDefault="003F1952">
      <w:pPr>
        <w:tabs>
          <w:tab w:val="left" w:pos="80"/>
        </w:tabs>
        <w:rPr>
          <w:sz w:val="24"/>
          <w:szCs w:val="24"/>
        </w:rPr>
      </w:pPr>
    </w:p>
    <w:p w14:paraId="5A4738CE" w14:textId="77777777" w:rsidR="003F1952" w:rsidRPr="00C661D5" w:rsidRDefault="003F1952">
      <w:pPr>
        <w:tabs>
          <w:tab w:val="left" w:pos="80"/>
        </w:tabs>
        <w:rPr>
          <w:sz w:val="24"/>
          <w:szCs w:val="24"/>
        </w:rPr>
      </w:pPr>
    </w:p>
    <w:p w14:paraId="795B158B" w14:textId="77777777" w:rsidR="003F1952" w:rsidRPr="00C661D5" w:rsidRDefault="003F1952">
      <w:pPr>
        <w:tabs>
          <w:tab w:val="left" w:pos="80"/>
        </w:tabs>
        <w:rPr>
          <w:sz w:val="24"/>
          <w:szCs w:val="24"/>
        </w:rPr>
      </w:pPr>
    </w:p>
    <w:p w14:paraId="3656661D"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B9840AD" w14:textId="77777777" w:rsidR="003F1952" w:rsidRPr="00C661D5" w:rsidRDefault="000C1B85">
      <w:pPr>
        <w:pStyle w:val="Ttulo"/>
      </w:pPr>
      <w:commentRangeStart w:id="1"/>
      <w:r w:rsidRPr="00C661D5">
        <w:t>LISTA DE FIGURAS</w:t>
      </w:r>
      <w:commentRangeEnd w:id="1"/>
      <w:r w:rsidR="00B53467">
        <w:rPr>
          <w:rStyle w:val="Refdecomentario"/>
          <w:b w:val="0"/>
        </w:rPr>
        <w:commentReference w:id="1"/>
      </w:r>
    </w:p>
    <w:p w14:paraId="0AF5F408" w14:textId="77777777" w:rsidR="003F1952" w:rsidRPr="00C661D5" w:rsidRDefault="003F1952">
      <w:pPr>
        <w:tabs>
          <w:tab w:val="left" w:pos="80"/>
        </w:tabs>
        <w:rPr>
          <w:sz w:val="24"/>
          <w:szCs w:val="24"/>
        </w:rPr>
      </w:pPr>
    </w:p>
    <w:p w14:paraId="189F9FD0" w14:textId="77777777" w:rsidR="003F1952" w:rsidRPr="00C661D5" w:rsidRDefault="003F1952">
      <w:pPr>
        <w:tabs>
          <w:tab w:val="left" w:pos="80"/>
        </w:tabs>
        <w:rPr>
          <w:sz w:val="24"/>
          <w:szCs w:val="24"/>
        </w:rPr>
      </w:pPr>
    </w:p>
    <w:customXmlDelRangeStart w:id="2" w:author="elkin" w:date="2017-11-02T22:57:00Z"/>
    <w:sdt>
      <w:sdtPr>
        <w:rPr>
          <w:sz w:val="24"/>
          <w:szCs w:val="24"/>
        </w:rPr>
        <w:id w:val="-1539887521"/>
        <w:docPartObj>
          <w:docPartGallery w:val="Table of Contents"/>
          <w:docPartUnique/>
        </w:docPartObj>
      </w:sdtPr>
      <w:sdtContent>
        <w:customXmlDelRangeEnd w:id="2"/>
        <w:p w14:paraId="3EC2BE49" w14:textId="234F2EBC" w:rsidR="003F1952" w:rsidRPr="00C661D5" w:rsidRDefault="00C661D5">
          <w:pPr>
            <w:tabs>
              <w:tab w:val="right" w:pos="8828"/>
            </w:tabs>
            <w:rPr>
              <w:sz w:val="24"/>
              <w:szCs w:val="24"/>
            </w:rPr>
          </w:pPr>
          <w:del w:id="3" w:author="elkin" w:date="2017-11-02T22:57:00Z">
            <w:r w:rsidRPr="00C661D5" w:rsidDel="00B53467">
              <w:rPr>
                <w:sz w:val="24"/>
                <w:szCs w:val="24"/>
              </w:rPr>
              <w:fldChar w:fldCharType="begin"/>
            </w:r>
            <w:r w:rsidRPr="00C661D5" w:rsidDel="00B53467">
              <w:rPr>
                <w:sz w:val="24"/>
                <w:szCs w:val="24"/>
              </w:rPr>
              <w:delInstrText xml:space="preserve"> TOC \h \u \z </w:delInstrText>
            </w:r>
            <w:r w:rsidRPr="00C661D5" w:rsidDel="00B53467">
              <w:rPr>
                <w:sz w:val="24"/>
                <w:szCs w:val="24"/>
              </w:rPr>
              <w:fldChar w:fldCharType="separate"/>
            </w:r>
            <w:r w:rsidR="00B53467" w:rsidDel="00B53467">
              <w:fldChar w:fldCharType="begin"/>
            </w:r>
            <w:r w:rsidR="00B53467" w:rsidDel="00B53467">
              <w:delInstrText xml:space="preserve"> HYPERLINK \l "_z337ya" \h </w:delInstrText>
            </w:r>
            <w:r w:rsidR="00B53467" w:rsidDel="00B53467">
              <w:fldChar w:fldCharType="separate"/>
            </w:r>
            <w:r w:rsidR="000C1B85" w:rsidRPr="00C661D5" w:rsidDel="00B53467">
              <w:rPr>
                <w:sz w:val="24"/>
                <w:szCs w:val="24"/>
              </w:rPr>
              <w:delText>Figura 1. Tipos de Investigación</w:delText>
            </w:r>
            <w:r w:rsidR="000C1B85" w:rsidRPr="00C661D5" w:rsidDel="00B53467">
              <w:rPr>
                <w:sz w:val="24"/>
                <w:szCs w:val="24"/>
              </w:rPr>
              <w:tab/>
              <w:delText>19</w:delText>
            </w:r>
            <w:r w:rsidR="00B53467" w:rsidDel="00B53467">
              <w:rPr>
                <w:sz w:val="24"/>
                <w:szCs w:val="24"/>
              </w:rPr>
              <w:fldChar w:fldCharType="end"/>
            </w:r>
            <w:r w:rsidRPr="00C661D5" w:rsidDel="00B53467">
              <w:rPr>
                <w:sz w:val="24"/>
                <w:szCs w:val="24"/>
              </w:rPr>
              <w:fldChar w:fldCharType="end"/>
            </w:r>
          </w:del>
        </w:p>
        <w:customXmlDelRangeStart w:id="4" w:author="elkin" w:date="2017-11-02T22:57:00Z"/>
      </w:sdtContent>
    </w:sdt>
    <w:customXmlDelRangeEnd w:id="4"/>
    <w:p w14:paraId="500ADA8C" w14:textId="77777777" w:rsidR="003F1952" w:rsidRPr="00C661D5" w:rsidRDefault="003F1952">
      <w:pPr>
        <w:tabs>
          <w:tab w:val="left" w:pos="80"/>
        </w:tabs>
        <w:rPr>
          <w:sz w:val="24"/>
          <w:szCs w:val="24"/>
        </w:rPr>
      </w:pPr>
    </w:p>
    <w:p w14:paraId="4B6F1981" w14:textId="77777777" w:rsidR="003F1952" w:rsidRPr="00C661D5" w:rsidRDefault="003F1952">
      <w:pPr>
        <w:tabs>
          <w:tab w:val="left" w:pos="80"/>
        </w:tabs>
        <w:rPr>
          <w:sz w:val="24"/>
          <w:szCs w:val="24"/>
        </w:rPr>
      </w:pPr>
    </w:p>
    <w:p w14:paraId="0032523E" w14:textId="77777777" w:rsidR="003F1952" w:rsidRPr="00C661D5" w:rsidRDefault="003F1952">
      <w:pPr>
        <w:tabs>
          <w:tab w:val="left" w:pos="80"/>
        </w:tabs>
        <w:rPr>
          <w:sz w:val="24"/>
          <w:szCs w:val="24"/>
        </w:rPr>
      </w:pPr>
    </w:p>
    <w:p w14:paraId="2589C8FA" w14:textId="77777777" w:rsidR="003F1952" w:rsidRPr="00C661D5" w:rsidRDefault="003F1952">
      <w:pPr>
        <w:tabs>
          <w:tab w:val="left" w:pos="80"/>
        </w:tabs>
        <w:rPr>
          <w:sz w:val="24"/>
          <w:szCs w:val="24"/>
        </w:rPr>
      </w:pPr>
    </w:p>
    <w:p w14:paraId="31EFD7FE"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593E03D6" w14:textId="77777777" w:rsidR="003F1952" w:rsidRPr="00C661D5" w:rsidRDefault="000C1B85">
      <w:pPr>
        <w:pStyle w:val="Ttulo"/>
      </w:pPr>
      <w:commentRangeStart w:id="5"/>
      <w:r w:rsidRPr="00C661D5">
        <w:t>LISTA DE TABLAS</w:t>
      </w:r>
      <w:commentRangeEnd w:id="5"/>
      <w:r w:rsidR="00B53467">
        <w:rPr>
          <w:rStyle w:val="Refdecomentario"/>
          <w:b w:val="0"/>
        </w:rPr>
        <w:commentReference w:id="5"/>
      </w:r>
    </w:p>
    <w:p w14:paraId="3B261D68" w14:textId="77777777" w:rsidR="003F1952" w:rsidRPr="00C661D5" w:rsidRDefault="003F1952">
      <w:pPr>
        <w:tabs>
          <w:tab w:val="left" w:pos="80"/>
        </w:tabs>
        <w:rPr>
          <w:sz w:val="24"/>
          <w:szCs w:val="24"/>
        </w:rPr>
      </w:pPr>
    </w:p>
    <w:p w14:paraId="4042F181" w14:textId="77777777" w:rsidR="003F1952" w:rsidRPr="00C661D5" w:rsidRDefault="003F1952">
      <w:pPr>
        <w:tabs>
          <w:tab w:val="left" w:pos="80"/>
        </w:tabs>
        <w:rPr>
          <w:sz w:val="24"/>
          <w:szCs w:val="24"/>
        </w:rPr>
      </w:pPr>
    </w:p>
    <w:sdt>
      <w:sdtPr>
        <w:rPr>
          <w:sz w:val="24"/>
          <w:szCs w:val="24"/>
        </w:rPr>
        <w:id w:val="1292180051"/>
        <w:docPartObj>
          <w:docPartGallery w:val="Table of Contents"/>
          <w:docPartUnique/>
        </w:docPartObj>
      </w:sdtPr>
      <w:sdtContent>
        <w:p w14:paraId="6337A9B8" w14:textId="77777777" w:rsidR="003F1952" w:rsidRPr="00C661D5" w:rsidRDefault="00C661D5">
          <w:pPr>
            <w:tabs>
              <w:tab w:val="right" w:pos="8828"/>
            </w:tabs>
            <w:rPr>
              <w:sz w:val="24"/>
              <w:szCs w:val="24"/>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3j2qqm3">
            <w:r w:rsidR="000C1B85" w:rsidRPr="00C661D5">
              <w:rPr>
                <w:sz w:val="24"/>
                <w:szCs w:val="24"/>
              </w:rPr>
              <w:t>Tabla 1.  Fase 1</w:t>
            </w:r>
            <w:r w:rsidR="000C1B85" w:rsidRPr="00C661D5">
              <w:rPr>
                <w:sz w:val="24"/>
                <w:szCs w:val="24"/>
              </w:rPr>
              <w:tab/>
              <w:t>20</w:t>
            </w:r>
          </w:hyperlink>
          <w:r w:rsidRPr="00C661D5">
            <w:rPr>
              <w:sz w:val="24"/>
              <w:szCs w:val="24"/>
            </w:rPr>
            <w:fldChar w:fldCharType="end"/>
          </w:r>
        </w:p>
      </w:sdtContent>
    </w:sdt>
    <w:p w14:paraId="6976D919" w14:textId="77777777" w:rsidR="003F1952" w:rsidRPr="00C661D5" w:rsidRDefault="003F1952">
      <w:pPr>
        <w:tabs>
          <w:tab w:val="left" w:pos="80"/>
        </w:tabs>
        <w:rPr>
          <w:sz w:val="24"/>
          <w:szCs w:val="24"/>
        </w:rPr>
      </w:pPr>
    </w:p>
    <w:p w14:paraId="0F738B72" w14:textId="77777777" w:rsidR="003F1952" w:rsidRPr="00C661D5" w:rsidRDefault="003F1952">
      <w:pPr>
        <w:tabs>
          <w:tab w:val="left" w:pos="80"/>
        </w:tabs>
        <w:rPr>
          <w:sz w:val="24"/>
          <w:szCs w:val="24"/>
        </w:rPr>
      </w:pPr>
    </w:p>
    <w:p w14:paraId="5EB95573" w14:textId="77777777" w:rsidR="003F1952" w:rsidRPr="00C661D5" w:rsidRDefault="003F1952">
      <w:pPr>
        <w:tabs>
          <w:tab w:val="left" w:pos="80"/>
        </w:tabs>
        <w:rPr>
          <w:sz w:val="24"/>
          <w:szCs w:val="24"/>
        </w:rPr>
      </w:pPr>
    </w:p>
    <w:p w14:paraId="07101019" w14:textId="77777777" w:rsidR="003F1952" w:rsidRPr="00C661D5" w:rsidRDefault="003F1952">
      <w:pPr>
        <w:tabs>
          <w:tab w:val="left" w:pos="80"/>
        </w:tabs>
        <w:rPr>
          <w:sz w:val="24"/>
          <w:szCs w:val="24"/>
        </w:rPr>
      </w:pPr>
    </w:p>
    <w:p w14:paraId="0E46311A" w14:textId="77777777" w:rsidR="003F1952" w:rsidRPr="00C661D5" w:rsidRDefault="003F1952">
      <w:pPr>
        <w:tabs>
          <w:tab w:val="left" w:pos="80"/>
        </w:tabs>
        <w:rPr>
          <w:sz w:val="24"/>
          <w:szCs w:val="24"/>
        </w:rPr>
      </w:pPr>
    </w:p>
    <w:p w14:paraId="35D677C1" w14:textId="77777777" w:rsidR="003F1952" w:rsidRPr="00C661D5" w:rsidRDefault="003F1952">
      <w:pPr>
        <w:tabs>
          <w:tab w:val="left" w:pos="80"/>
        </w:tabs>
        <w:rPr>
          <w:sz w:val="24"/>
          <w:szCs w:val="24"/>
        </w:rPr>
      </w:pPr>
    </w:p>
    <w:p w14:paraId="7FBD01A0" w14:textId="77777777" w:rsidR="003F1952" w:rsidRPr="00C661D5" w:rsidRDefault="003F1952">
      <w:pPr>
        <w:tabs>
          <w:tab w:val="left" w:pos="80"/>
        </w:tabs>
        <w:jc w:val="center"/>
        <w:rPr>
          <w:sz w:val="24"/>
          <w:szCs w:val="24"/>
        </w:rPr>
      </w:pPr>
    </w:p>
    <w:p w14:paraId="10F44127"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574298C" w14:textId="77777777" w:rsidR="003F1952" w:rsidRPr="00C661D5" w:rsidRDefault="000C1B85">
      <w:pPr>
        <w:pStyle w:val="Ttulo1"/>
        <w:ind w:firstLine="0"/>
      </w:pPr>
      <w:bookmarkStart w:id="6" w:name="_Toc487057260"/>
      <w:r w:rsidRPr="00C661D5">
        <w:t>RESUMEN EJECUTIVO</w:t>
      </w:r>
      <w:bookmarkEnd w:id="6"/>
    </w:p>
    <w:p w14:paraId="546A920F" w14:textId="77777777" w:rsidR="003F1952" w:rsidRPr="00C661D5" w:rsidRDefault="003F1952" w:rsidP="00C661D5">
      <w:pPr>
        <w:rPr>
          <w:sz w:val="24"/>
          <w:szCs w:val="24"/>
        </w:rPr>
      </w:pPr>
    </w:p>
    <w:p w14:paraId="17723E1E"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Los procesos internos de las Unidades Tecnológicas de Santander son considerados lentos, a pesar de tener una buena imagen a nivel departamental por su calidad académica, para los docentes es notoria su falta de mejora en los servicios y organización de la información. Un proceso que realizan los docentes es el crear el plan de trabajo del periodo académico, el cual, es uno de los procesos que cuenta mucha dificultad y que requiere un largo tiempo para su desarrollo, además de ser poco intuitivo e inseguro, por esta razón, consideramos necesario desarrollar un software que agilice, mejore y sea más óptimo para el docente a la hora de realizar cambios, evitando el gasto excesivo de tiempo y mejorando el servicio como tal. </w:t>
      </w:r>
    </w:p>
    <w:p w14:paraId="14C5B142"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de un diseño de arquitectura de alto nivel, esta establece el cronograma guía, para la codificación, pruebas y rendimiento del correcto funcionamiento del software. </w:t>
      </w:r>
    </w:p>
    <w:p w14:paraId="7F2DF8D4" w14:textId="77777777" w:rsidR="00C661D5" w:rsidRPr="00C661D5" w:rsidRDefault="00C661D5" w:rsidP="00C661D5">
      <w:pPr>
        <w:spacing w:after="200" w:line="360" w:lineRule="auto"/>
        <w:rPr>
          <w:sz w:val="24"/>
          <w:szCs w:val="24"/>
        </w:rPr>
      </w:pPr>
      <w:r w:rsidRPr="00C661D5">
        <w:rPr>
          <w:sz w:val="24"/>
          <w:szCs w:val="24"/>
          <w:highlight w:val="white"/>
        </w:rPr>
        <w:t>Por consiguiente, este proyecto tendrá como resultado un software que permita registrar el plan de trabajo de cada docente de acuerdo al formato RDC-54 de las Unidades Tecnológicas de Santander, el cual tiene conte</w:t>
      </w:r>
      <w:r w:rsidRPr="00C661D5">
        <w:rPr>
          <w:sz w:val="24"/>
          <w:szCs w:val="24"/>
        </w:rPr>
        <w:t>mplado permitir a los coordinadores asignar las horas a los docentes controlando el porcentaje y totalidad de horas fijadas por cada coordinación, una vez realizado esto los docentes puede</w:t>
      </w:r>
      <w:r w:rsidRPr="00C661D5">
        <w:rPr>
          <w:sz w:val="24"/>
          <w:szCs w:val="24"/>
          <w:highlight w:val="white"/>
        </w:rPr>
        <w:t>n registrar su plan de trabajo, el cual está compuesto por actividades, productos y organizar su horario académico. La finalidad es acelerar el procedimiento rústico actualmente utilizado al momento de estructurar el plan de trabajo de los docentes de las Unidades Tecnológicas de Santander.</w:t>
      </w:r>
    </w:p>
    <w:p w14:paraId="21AFE4A3" w14:textId="77777777" w:rsidR="003F1952" w:rsidRPr="00C661D5" w:rsidRDefault="003F1952" w:rsidP="00C661D5">
      <w:pPr>
        <w:tabs>
          <w:tab w:val="center" w:pos="4844"/>
        </w:tabs>
        <w:rPr>
          <w:color w:val="FF0000"/>
          <w:sz w:val="24"/>
          <w:szCs w:val="24"/>
        </w:rPr>
      </w:pPr>
    </w:p>
    <w:p w14:paraId="73E3125C" w14:textId="77777777" w:rsidR="003F1952" w:rsidRPr="00C661D5" w:rsidRDefault="000C1B85">
      <w:pPr>
        <w:pStyle w:val="Ttulo1"/>
        <w:ind w:firstLine="0"/>
      </w:pPr>
      <w:bookmarkStart w:id="7" w:name="_Toc487057261"/>
      <w:r w:rsidRPr="00C661D5">
        <w:t>INTRODUCCIÓN</w:t>
      </w:r>
      <w:bookmarkEnd w:id="7"/>
    </w:p>
    <w:p w14:paraId="694448C2" w14:textId="77777777" w:rsidR="003F1952" w:rsidRPr="00C661D5" w:rsidRDefault="003F1952">
      <w:pPr>
        <w:rPr>
          <w:sz w:val="24"/>
          <w:szCs w:val="24"/>
        </w:rPr>
      </w:pPr>
    </w:p>
    <w:p w14:paraId="7BA825B2" w14:textId="77777777" w:rsidR="003F1952" w:rsidRPr="00C661D5" w:rsidRDefault="003F1952">
      <w:pPr>
        <w:rPr>
          <w:sz w:val="24"/>
          <w:szCs w:val="24"/>
        </w:rPr>
      </w:pPr>
    </w:p>
    <w:p w14:paraId="7CBB1B17" w14:textId="77777777" w:rsidR="003F1952" w:rsidRPr="00C661D5" w:rsidRDefault="000C1B85">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p>
    <w:p w14:paraId="310B4442" w14:textId="77777777" w:rsidR="003F1952" w:rsidRPr="00C661D5" w:rsidRDefault="003F1952">
      <w:pPr>
        <w:widowControl/>
        <w:spacing w:line="360" w:lineRule="auto"/>
        <w:rPr>
          <w:sz w:val="24"/>
          <w:szCs w:val="24"/>
        </w:rPr>
      </w:pPr>
    </w:p>
    <w:p w14:paraId="1846580B" w14:textId="77777777" w:rsidR="003F1952" w:rsidRPr="00C661D5" w:rsidRDefault="000C1B85">
      <w:pPr>
        <w:widowControl/>
        <w:spacing w:line="360" w:lineRule="auto"/>
        <w:rPr>
          <w:sz w:val="24"/>
          <w:szCs w:val="24"/>
        </w:rPr>
      </w:pPr>
      <w:r w:rsidRPr="00C661D5">
        <w:rPr>
          <w:sz w:val="24"/>
          <w:szCs w:val="24"/>
        </w:rPr>
        <w:t>Teniendo en cuenta que una institución debe demostrar la calidad de sus procesos académicos y organizacionales para lograr mayor reconocimiento, ser considerado uno de los pilares educativos más importantes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pPr>
        <w:widowControl/>
        <w:spacing w:line="360" w:lineRule="auto"/>
        <w:rPr>
          <w:sz w:val="24"/>
          <w:szCs w:val="24"/>
        </w:rPr>
      </w:pPr>
    </w:p>
    <w:p w14:paraId="387BEC96" w14:textId="77777777" w:rsidR="003F1952" w:rsidRPr="00C661D5" w:rsidRDefault="000C1B85">
      <w:pPr>
        <w:widowControl/>
        <w:spacing w:line="360" w:lineRule="auto"/>
        <w:rPr>
          <w:sz w:val="24"/>
          <w:szCs w:val="24"/>
        </w:rPr>
      </w:pPr>
      <w:r w:rsidRPr="00C661D5">
        <w:rPr>
          <w:sz w:val="24"/>
          <w:szCs w:val="24"/>
        </w:rPr>
        <w:t>Debido a esta exigencia, decidimos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p>
    <w:p w14:paraId="052FF6EF" w14:textId="77777777" w:rsidR="003F1952" w:rsidRPr="00C661D5" w:rsidRDefault="003F1952">
      <w:pPr>
        <w:widowControl/>
        <w:spacing w:line="360" w:lineRule="auto"/>
        <w:rPr>
          <w:sz w:val="24"/>
          <w:szCs w:val="24"/>
        </w:rPr>
      </w:pPr>
    </w:p>
    <w:p w14:paraId="1C20EA65" w14:textId="77777777" w:rsidR="003F1952" w:rsidRPr="00C661D5" w:rsidRDefault="000C1B85">
      <w:pPr>
        <w:widowControl/>
        <w:spacing w:line="360" w:lineRule="auto"/>
        <w:rPr>
          <w:color w:val="A6A6A6"/>
          <w:sz w:val="24"/>
          <w:szCs w:val="24"/>
        </w:rPr>
      </w:pPr>
      <w:r w:rsidRPr="00C661D5">
        <w:rPr>
          <w:sz w:val="24"/>
          <w:szCs w:val="24"/>
        </w:rPr>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35CCE7AE" w14:textId="77777777" w:rsidR="003F1952" w:rsidRPr="00C661D5" w:rsidRDefault="003F1952">
      <w:pPr>
        <w:rPr>
          <w:sz w:val="24"/>
          <w:szCs w:val="24"/>
        </w:rPr>
      </w:pPr>
    </w:p>
    <w:p w14:paraId="10E0C087" w14:textId="77777777" w:rsidR="003F1952" w:rsidRPr="00C661D5" w:rsidRDefault="003F1952">
      <w:pPr>
        <w:rPr>
          <w:sz w:val="24"/>
          <w:szCs w:val="24"/>
        </w:rPr>
      </w:pPr>
    </w:p>
    <w:p w14:paraId="1946A501" w14:textId="77777777" w:rsidR="003F1952" w:rsidRPr="00C661D5" w:rsidRDefault="003F1952">
      <w:pPr>
        <w:rPr>
          <w:sz w:val="24"/>
          <w:szCs w:val="24"/>
        </w:rPr>
      </w:pPr>
    </w:p>
    <w:p w14:paraId="4634E66A"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pPr>
        <w:pStyle w:val="Ttulo1"/>
        <w:numPr>
          <w:ilvl w:val="0"/>
          <w:numId w:val="11"/>
        </w:numPr>
        <w:ind w:hanging="432"/>
        <w:rPr>
          <w:b w:val="0"/>
        </w:rPr>
      </w:pPr>
      <w:bookmarkStart w:id="8" w:name="_Toc487057262"/>
      <w:r w:rsidRPr="00C661D5">
        <w:t>DESCRIPCIÓN DEL TRABAJO DE INVESTIGACIÓN</w:t>
      </w:r>
      <w:bookmarkEnd w:id="8"/>
    </w:p>
    <w:p w14:paraId="7DA9C271" w14:textId="77777777" w:rsidR="003F1952" w:rsidRPr="00C661D5" w:rsidRDefault="003F1952">
      <w:pPr>
        <w:rPr>
          <w:sz w:val="24"/>
          <w:szCs w:val="24"/>
        </w:rPr>
      </w:pPr>
    </w:p>
    <w:p w14:paraId="7495747D" w14:textId="77777777" w:rsidR="003F1952" w:rsidRPr="00C661D5" w:rsidRDefault="000C1B85">
      <w:pPr>
        <w:pStyle w:val="Ttulo2"/>
        <w:numPr>
          <w:ilvl w:val="1"/>
          <w:numId w:val="11"/>
        </w:numPr>
        <w:ind w:hanging="576"/>
        <w:rPr>
          <w:b w:val="0"/>
        </w:rPr>
      </w:pPr>
      <w:bookmarkStart w:id="9" w:name="_Toc487057263"/>
      <w:r w:rsidRPr="00C661D5">
        <w:t>PLANTEAMIENTO DEL PROBLEMA</w:t>
      </w:r>
      <w:bookmarkEnd w:id="9"/>
    </w:p>
    <w:p w14:paraId="24A2E0F7" w14:textId="77777777" w:rsidR="003F1952" w:rsidRPr="00C661D5" w:rsidRDefault="003F1952">
      <w:pPr>
        <w:rPr>
          <w:sz w:val="24"/>
          <w:szCs w:val="24"/>
        </w:rPr>
      </w:pPr>
    </w:p>
    <w:p w14:paraId="179D1975" w14:textId="77777777" w:rsidR="00C661D5" w:rsidRPr="00C661D5" w:rsidRDefault="00C661D5" w:rsidP="00C661D5">
      <w:pPr>
        <w:keepNext/>
        <w:tabs>
          <w:tab w:val="left" w:pos="0"/>
        </w:tabs>
        <w:spacing w:before="240" w:after="240" w:line="360" w:lineRule="auto"/>
        <w:rPr>
          <w:sz w:val="24"/>
          <w:szCs w:val="24"/>
        </w:rPr>
      </w:pPr>
      <w:r w:rsidRPr="00C661D5">
        <w:rPr>
          <w:sz w:val="24"/>
          <w:szCs w:val="24"/>
        </w:rPr>
        <w:t>En las Unidades Tecnológicas de Santander la elaboración del plan de trabajo de los docentes implica un gasto prolongado de tiempo por parte del docente, esto sin tener en cuenta que aunque usa una herramienta ofimática como Microsoft Excel. Se consultó a algunos docentes acerca del diligenciamiento del formato RDC-54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20194F36" w14:textId="77777777" w:rsidR="003F1952" w:rsidRPr="00C661D5" w:rsidRDefault="003F1952" w:rsidP="00C661D5">
      <w:pPr>
        <w:spacing w:line="360" w:lineRule="auto"/>
        <w:rPr>
          <w:color w:val="A6A6A6"/>
          <w:sz w:val="24"/>
          <w:szCs w:val="24"/>
        </w:rPr>
      </w:pPr>
    </w:p>
    <w:p w14:paraId="06007DB9" w14:textId="77777777" w:rsidR="003F1952" w:rsidRPr="00C661D5" w:rsidRDefault="003F1952">
      <w:pPr>
        <w:rPr>
          <w:color w:val="FF0000"/>
          <w:sz w:val="24"/>
          <w:szCs w:val="24"/>
        </w:rPr>
      </w:pPr>
    </w:p>
    <w:p w14:paraId="5BE3DC8A" w14:textId="77777777" w:rsidR="003F1952" w:rsidRPr="00C661D5" w:rsidRDefault="003F1952">
      <w:pPr>
        <w:rPr>
          <w:color w:val="FF0000"/>
          <w:sz w:val="24"/>
          <w:szCs w:val="24"/>
        </w:rPr>
      </w:pPr>
    </w:p>
    <w:p w14:paraId="4F90706A" w14:textId="77777777" w:rsidR="003F1952" w:rsidRPr="00C661D5" w:rsidRDefault="003F1952">
      <w:pPr>
        <w:rPr>
          <w:sz w:val="24"/>
          <w:szCs w:val="24"/>
        </w:rPr>
      </w:pPr>
    </w:p>
    <w:p w14:paraId="73355F3B" w14:textId="77777777" w:rsidR="003F1952" w:rsidRPr="00C661D5" w:rsidRDefault="003F1952">
      <w:pPr>
        <w:rPr>
          <w:sz w:val="24"/>
          <w:szCs w:val="24"/>
        </w:rPr>
      </w:pPr>
    </w:p>
    <w:p w14:paraId="61935AA2"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D08F0F6" w14:textId="77777777" w:rsidR="003F1952" w:rsidRPr="00C661D5" w:rsidRDefault="000C1B85">
      <w:pPr>
        <w:pStyle w:val="Ttulo2"/>
        <w:numPr>
          <w:ilvl w:val="1"/>
          <w:numId w:val="11"/>
        </w:numPr>
        <w:ind w:hanging="576"/>
        <w:rPr>
          <w:b w:val="0"/>
        </w:rPr>
      </w:pPr>
      <w:bookmarkStart w:id="10" w:name="_Toc487057264"/>
      <w:r w:rsidRPr="00C661D5">
        <w:t>JUSTIFICACIÓN</w:t>
      </w:r>
      <w:bookmarkEnd w:id="10"/>
    </w:p>
    <w:p w14:paraId="0B10EDBB" w14:textId="77777777"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pPr>
        <w:spacing w:before="60" w:line="360" w:lineRule="auto"/>
        <w:rPr>
          <w:sz w:val="24"/>
          <w:szCs w:val="24"/>
        </w:rPr>
      </w:pPr>
    </w:p>
    <w:p w14:paraId="4A4E3D0F" w14:textId="77777777" w:rsidR="003F1952" w:rsidRPr="00C661D5" w:rsidRDefault="000C1B85">
      <w:pPr>
        <w:spacing w:before="60" w:line="360" w:lineRule="auto"/>
        <w:rPr>
          <w:sz w:val="24"/>
          <w:szCs w:val="24"/>
        </w:rPr>
      </w:pPr>
      <w:r w:rsidRPr="00C661D5">
        <w:rPr>
          <w:sz w:val="24"/>
          <w:szCs w:val="24"/>
        </w:rPr>
        <w:t>A continuación planteamos los principales conflictos que encontramos al realizar una entrevista a algunos docentes, en base a sus respuestas determinamos las siguientes falencias en el actual método de plan de trabajo:</w:t>
      </w:r>
    </w:p>
    <w:p w14:paraId="3689357A"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2319FA83" w14:textId="77777777" w:rsidR="003F1952" w:rsidRPr="00C661D5" w:rsidRDefault="003F1952">
      <w:pPr>
        <w:widowControl/>
        <w:spacing w:line="360" w:lineRule="auto"/>
        <w:rPr>
          <w:sz w:val="24"/>
          <w:szCs w:val="24"/>
        </w:rPr>
      </w:pPr>
    </w:p>
    <w:p w14:paraId="36AC4710" w14:textId="77777777" w:rsidR="003F1952" w:rsidRPr="00C661D5" w:rsidRDefault="000C1B85">
      <w:pPr>
        <w:pStyle w:val="Ttulo2"/>
        <w:numPr>
          <w:ilvl w:val="1"/>
          <w:numId w:val="11"/>
        </w:numPr>
        <w:ind w:hanging="576"/>
        <w:rPr>
          <w:b w:val="0"/>
        </w:rPr>
      </w:pPr>
      <w:bookmarkStart w:id="11" w:name="_Toc487057265"/>
      <w:r w:rsidRPr="00C661D5">
        <w:t>OBJETIVOS</w:t>
      </w:r>
      <w:bookmarkEnd w:id="11"/>
    </w:p>
    <w:p w14:paraId="0A2EF1A1" w14:textId="77777777" w:rsidR="003F1952" w:rsidRPr="00C661D5" w:rsidRDefault="003F1952">
      <w:pPr>
        <w:rPr>
          <w:sz w:val="24"/>
          <w:szCs w:val="24"/>
        </w:rPr>
      </w:pPr>
    </w:p>
    <w:p w14:paraId="45F86589" w14:textId="77777777" w:rsidR="003F1952" w:rsidRPr="00C661D5" w:rsidRDefault="000C1B85">
      <w:pPr>
        <w:pStyle w:val="Ttulo3"/>
        <w:numPr>
          <w:ilvl w:val="2"/>
          <w:numId w:val="11"/>
        </w:numPr>
        <w:ind w:hanging="720"/>
        <w:rPr>
          <w:b w:val="0"/>
        </w:rPr>
      </w:pPr>
      <w:bookmarkStart w:id="12" w:name="_Toc487057266"/>
      <w:r w:rsidRPr="00C661D5">
        <w:t>OBJETIVO GENERAL</w:t>
      </w:r>
      <w:bookmarkEnd w:id="12"/>
    </w:p>
    <w:p w14:paraId="655C0D83" w14:textId="77777777" w:rsidR="003F1952" w:rsidRPr="00C661D5" w:rsidRDefault="003F1952">
      <w:pPr>
        <w:ind w:left="1440"/>
        <w:rPr>
          <w:sz w:val="24"/>
          <w:szCs w:val="24"/>
        </w:rPr>
      </w:pPr>
    </w:p>
    <w:p w14:paraId="177F4524" w14:textId="77777777" w:rsidR="003F1952" w:rsidRPr="00C661D5" w:rsidRDefault="000C1B85">
      <w:pPr>
        <w:widowControl/>
        <w:spacing w:before="60" w:line="360" w:lineRule="auto"/>
        <w:rPr>
          <w:sz w:val="24"/>
          <w:szCs w:val="24"/>
        </w:rPr>
      </w:pPr>
      <w:r w:rsidRPr="00C661D5">
        <w:rPr>
          <w:sz w:val="24"/>
          <w:szCs w:val="24"/>
        </w:rPr>
        <w:t>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source.</w:t>
      </w:r>
    </w:p>
    <w:p w14:paraId="088C34CC" w14:textId="77777777" w:rsidR="003F1952" w:rsidRPr="00C661D5" w:rsidRDefault="003F1952">
      <w:pPr>
        <w:tabs>
          <w:tab w:val="left" w:pos="80"/>
        </w:tabs>
        <w:rPr>
          <w:color w:val="A6A6A6"/>
          <w:sz w:val="24"/>
          <w:szCs w:val="24"/>
        </w:rPr>
      </w:pPr>
    </w:p>
    <w:p w14:paraId="05D22ADD" w14:textId="77777777" w:rsidR="003F1952" w:rsidRPr="00C661D5" w:rsidRDefault="003F1952">
      <w:pPr>
        <w:rPr>
          <w:sz w:val="24"/>
          <w:szCs w:val="24"/>
        </w:rPr>
      </w:pPr>
    </w:p>
    <w:p w14:paraId="6AC30EF7" w14:textId="77777777" w:rsidR="003F1952" w:rsidRPr="00C661D5" w:rsidRDefault="000C1B85">
      <w:pPr>
        <w:pStyle w:val="Ttulo3"/>
        <w:numPr>
          <w:ilvl w:val="2"/>
          <w:numId w:val="11"/>
        </w:numPr>
        <w:ind w:hanging="720"/>
        <w:rPr>
          <w:b w:val="0"/>
        </w:rPr>
      </w:pPr>
      <w:bookmarkStart w:id="13" w:name="_Toc487057267"/>
      <w:r w:rsidRPr="00C661D5">
        <w:t>OBJETIVOS ESPECÍFICOS</w:t>
      </w:r>
      <w:bookmarkEnd w:id="13"/>
    </w:p>
    <w:p w14:paraId="5821F9CA" w14:textId="77777777" w:rsidR="003F1952" w:rsidRPr="00C661D5" w:rsidRDefault="003F1952">
      <w:pPr>
        <w:ind w:left="1440"/>
        <w:rPr>
          <w:sz w:val="24"/>
          <w:szCs w:val="24"/>
        </w:rPr>
      </w:pPr>
    </w:p>
    <w:p w14:paraId="2A788EFA" w14:textId="77777777"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14:paraId="6E11E96E" w14:textId="77777777"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14:paraId="40350E48" w14:textId="77777777"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14:paraId="4E71BA98" w14:textId="77777777" w:rsidR="003F1952" w:rsidRPr="00C661D5" w:rsidRDefault="003F1952">
      <w:pPr>
        <w:rPr>
          <w:color w:val="A6A6A6"/>
          <w:sz w:val="24"/>
          <w:szCs w:val="24"/>
        </w:rPr>
      </w:pPr>
    </w:p>
    <w:p w14:paraId="7C103C45" w14:textId="77777777" w:rsidR="003F1952" w:rsidRPr="00C661D5" w:rsidRDefault="003F1952">
      <w:pPr>
        <w:rPr>
          <w:sz w:val="24"/>
          <w:szCs w:val="24"/>
        </w:rPr>
      </w:pPr>
    </w:p>
    <w:p w14:paraId="15E52838" w14:textId="77777777" w:rsidR="003F1952" w:rsidRDefault="000C1B85" w:rsidP="00C661D5">
      <w:pPr>
        <w:pStyle w:val="Ttulo2"/>
        <w:numPr>
          <w:ilvl w:val="1"/>
          <w:numId w:val="11"/>
        </w:numPr>
        <w:ind w:hanging="576"/>
        <w:jc w:val="center"/>
      </w:pPr>
      <w:bookmarkStart w:id="14" w:name="_Toc487057268"/>
      <w:r w:rsidRPr="00C661D5">
        <w:t>ESTADO DEL ARTE / ANTECEDENTES</w:t>
      </w:r>
      <w:bookmarkEnd w:id="14"/>
    </w:p>
    <w:p w14:paraId="13449748" w14:textId="77777777" w:rsidR="00C661D5" w:rsidRPr="00C661D5" w:rsidRDefault="00C661D5" w:rsidP="00C661D5"/>
    <w:p w14:paraId="496C5BB4" w14:textId="77777777"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director de desarrollo de negocio de Litebi,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C661D5">
      <w:pPr>
        <w:tabs>
          <w:tab w:val="left" w:pos="80"/>
        </w:tabs>
        <w:spacing w:before="60" w:line="360" w:lineRule="auto"/>
        <w:rPr>
          <w:sz w:val="24"/>
          <w:szCs w:val="24"/>
        </w:rPr>
      </w:pPr>
    </w:p>
    <w:p w14:paraId="17485F15"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C661D5">
      <w:pPr>
        <w:tabs>
          <w:tab w:val="left" w:pos="80"/>
        </w:tabs>
        <w:spacing w:before="60" w:line="360" w:lineRule="auto"/>
        <w:ind w:left="564" w:right="620"/>
        <w:rPr>
          <w:sz w:val="24"/>
          <w:szCs w:val="24"/>
        </w:rPr>
      </w:pPr>
      <w:r w:rsidRPr="00C661D5">
        <w:rPr>
          <w:i/>
          <w:sz w:val="24"/>
          <w:szCs w:val="24"/>
        </w:rPr>
        <w:t>“Antes para ver películas y series, teníamos que ir a rentar un DVD a un lugar físico; ahora las vemos en Netflix, una empresa de software. Antes para pedir un taxi, teníamos que salir a la calle a pedirlo (si es que pasaba); ahora un auto con la mejor atención al cliente nos recoge en la puerta de nuestra casa con Uber, una empresa de software. Antes leer un libro significaba conseguirlo físicamente en alguna librería o biblioteca; ahora puedes pagar por un e-book, el cual es software, y lo descargas para leerlo en tu Kindle. Antes comprar cosas significaba ir a una tienda física; ahora puedes comprar lo que quieras en Linio o Amazon, empresas de software, desde la comodidad de tu hogar.”</w:t>
      </w:r>
    </w:p>
    <w:p w14:paraId="60409204"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Silicon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TICs:</w:t>
      </w:r>
    </w:p>
    <w:p w14:paraId="1AFC72BF" w14:textId="77777777"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777777"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C661D5">
      <w:pPr>
        <w:tabs>
          <w:tab w:val="left" w:pos="80"/>
        </w:tabs>
        <w:spacing w:before="60" w:line="360" w:lineRule="auto"/>
        <w:rPr>
          <w:color w:val="FF0000"/>
          <w:sz w:val="24"/>
          <w:szCs w:val="24"/>
        </w:rPr>
      </w:pPr>
    </w:p>
    <w:p w14:paraId="02B36CB1"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C661D5">
      <w:pPr>
        <w:tabs>
          <w:tab w:val="left" w:pos="80"/>
        </w:tabs>
        <w:spacing w:before="60" w:line="360" w:lineRule="auto"/>
        <w:rPr>
          <w:sz w:val="24"/>
          <w:szCs w:val="24"/>
        </w:rPr>
      </w:pPr>
    </w:p>
    <w:p w14:paraId="755F3ABF" w14:textId="77777777"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C661D5">
      <w:pPr>
        <w:tabs>
          <w:tab w:val="left" w:pos="80"/>
        </w:tabs>
        <w:spacing w:before="60" w:line="360" w:lineRule="auto"/>
        <w:rPr>
          <w:sz w:val="24"/>
          <w:szCs w:val="24"/>
        </w:rPr>
      </w:pPr>
    </w:p>
    <w:p w14:paraId="4D7AD99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“la escasa importancia del capital relacional 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C661D5">
      <w:pPr>
        <w:tabs>
          <w:tab w:val="left" w:pos="80"/>
        </w:tabs>
        <w:spacing w:before="60" w:line="360" w:lineRule="auto"/>
        <w:rPr>
          <w:sz w:val="24"/>
          <w:szCs w:val="24"/>
        </w:rPr>
      </w:pPr>
    </w:p>
    <w:p w14:paraId="168CB04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C661D5">
      <w:pPr>
        <w:tabs>
          <w:tab w:val="left" w:pos="80"/>
        </w:tabs>
        <w:spacing w:before="60" w:line="360" w:lineRule="auto"/>
        <w:rPr>
          <w:color w:val="FF0000"/>
          <w:sz w:val="24"/>
          <w:szCs w:val="24"/>
        </w:rPr>
      </w:pPr>
    </w:p>
    <w:p w14:paraId="389557A4" w14:textId="77777777" w:rsidR="00C661D5" w:rsidRPr="00C661D5" w:rsidRDefault="00C661D5" w:rsidP="00C661D5">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C661D5">
      <w:pPr>
        <w:tabs>
          <w:tab w:val="left" w:pos="80"/>
        </w:tabs>
        <w:spacing w:before="60" w:line="360" w:lineRule="auto"/>
        <w:rPr>
          <w:sz w:val="24"/>
          <w:szCs w:val="24"/>
        </w:rPr>
      </w:pPr>
    </w:p>
    <w:p w14:paraId="1C31F020" w14:textId="77777777"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C661D5">
      <w:pPr>
        <w:tabs>
          <w:tab w:val="left" w:pos="80"/>
        </w:tabs>
        <w:spacing w:before="60" w:line="360" w:lineRule="auto"/>
        <w:rPr>
          <w:sz w:val="24"/>
          <w:szCs w:val="24"/>
        </w:rPr>
      </w:pPr>
    </w:p>
    <w:p w14:paraId="1C351867"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C661D5">
      <w:pPr>
        <w:tabs>
          <w:tab w:val="left" w:pos="80"/>
        </w:tabs>
        <w:spacing w:before="60" w:line="360" w:lineRule="auto"/>
        <w:ind w:left="720"/>
        <w:contextualSpacing/>
        <w:rPr>
          <w:sz w:val="24"/>
          <w:szCs w:val="24"/>
        </w:rPr>
      </w:pPr>
    </w:p>
    <w:p w14:paraId="636AE2E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“Construcción de una herramienta software para mejoramiento del posicionamiento de pozos en el desarrollo de un campo maduro de hidrocarburos usando neuromodulación”</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C661D5">
      <w:pPr>
        <w:tabs>
          <w:tab w:val="left" w:pos="80"/>
        </w:tabs>
        <w:spacing w:before="60" w:line="360" w:lineRule="auto"/>
        <w:contextualSpacing/>
        <w:rPr>
          <w:sz w:val="24"/>
          <w:szCs w:val="24"/>
        </w:rPr>
      </w:pPr>
    </w:p>
    <w:p w14:paraId="062BF64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C661D5">
      <w:pPr>
        <w:tabs>
          <w:tab w:val="left" w:pos="80"/>
        </w:tabs>
        <w:spacing w:before="60" w:line="360" w:lineRule="auto"/>
        <w:rPr>
          <w:sz w:val="24"/>
          <w:szCs w:val="24"/>
        </w:rPr>
      </w:pPr>
    </w:p>
    <w:p w14:paraId="28E41B01"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C661D5">
      <w:pPr>
        <w:tabs>
          <w:tab w:val="left" w:pos="80"/>
        </w:tabs>
        <w:spacing w:before="60" w:line="360" w:lineRule="auto"/>
        <w:rPr>
          <w:sz w:val="24"/>
          <w:szCs w:val="24"/>
        </w:rPr>
      </w:pPr>
    </w:p>
    <w:p w14:paraId="04AAB182" w14:textId="77777777"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C661D5">
      <w:pPr>
        <w:tabs>
          <w:tab w:val="left" w:pos="80"/>
        </w:tabs>
        <w:spacing w:before="60" w:line="360" w:lineRule="auto"/>
        <w:rPr>
          <w:sz w:val="24"/>
          <w:szCs w:val="24"/>
        </w:rPr>
      </w:pPr>
    </w:p>
    <w:p w14:paraId="78113492"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C661D5">
      <w:pPr>
        <w:tabs>
          <w:tab w:val="left" w:pos="80"/>
        </w:tabs>
        <w:spacing w:before="60" w:line="360" w:lineRule="auto"/>
        <w:rPr>
          <w:sz w:val="24"/>
          <w:szCs w:val="24"/>
        </w:rPr>
      </w:pPr>
    </w:p>
    <w:p w14:paraId="691C0C8C"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RDC-54 de las Unidades Tecnológicas de Santander el cual actualmente se considera la base para el desarrollo de la actual propuesta.</w:t>
      </w:r>
    </w:p>
    <w:p w14:paraId="741A4201" w14:textId="77777777" w:rsidR="003F1952" w:rsidRPr="00C661D5" w:rsidRDefault="003F1952">
      <w:pPr>
        <w:rPr>
          <w:color w:val="A6A6A6"/>
          <w:sz w:val="24"/>
          <w:szCs w:val="24"/>
        </w:rPr>
      </w:pPr>
    </w:p>
    <w:p w14:paraId="2E6316D4" w14:textId="77777777" w:rsidR="003F1952" w:rsidRPr="00C661D5" w:rsidRDefault="003F1952">
      <w:pPr>
        <w:rPr>
          <w:sz w:val="24"/>
          <w:szCs w:val="24"/>
        </w:rPr>
      </w:pPr>
    </w:p>
    <w:p w14:paraId="2A6F7D3D" w14:textId="77777777" w:rsidR="003F1952" w:rsidRPr="00C661D5" w:rsidRDefault="003F1952">
      <w:pPr>
        <w:rPr>
          <w:sz w:val="24"/>
          <w:szCs w:val="24"/>
        </w:rPr>
      </w:pPr>
    </w:p>
    <w:p w14:paraId="122445CF"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1496D5F7" w14:textId="77777777" w:rsidR="003F1952" w:rsidRDefault="000C1B85">
      <w:pPr>
        <w:pStyle w:val="Ttulo1"/>
        <w:numPr>
          <w:ilvl w:val="0"/>
          <w:numId w:val="11"/>
        </w:numPr>
        <w:ind w:hanging="432"/>
      </w:pPr>
      <w:bookmarkStart w:id="15" w:name="_Toc487057269"/>
      <w:r w:rsidRPr="00C661D5">
        <w:t>MARCOS REFERENCIALES</w:t>
      </w:r>
      <w:bookmarkEnd w:id="15"/>
    </w:p>
    <w:p w14:paraId="799B2E4F" w14:textId="77777777" w:rsidR="00AB320A" w:rsidRPr="00AB320A" w:rsidRDefault="00AB320A" w:rsidP="00AB320A"/>
    <w:p w14:paraId="514C74C6" w14:textId="77777777" w:rsidR="00AB320A" w:rsidRDefault="000C1B85" w:rsidP="00AB320A">
      <w:pPr>
        <w:pStyle w:val="Ttulo3"/>
        <w:keepLines/>
        <w:spacing w:before="280" w:after="80"/>
        <w:contextualSpacing w:val="0"/>
        <w:jc w:val="both"/>
      </w:pPr>
      <w:bookmarkStart w:id="16" w:name="_Toc487057270"/>
      <w:r w:rsidRPr="00C661D5">
        <w:t>2.1. MARCO TEÓRICO</w:t>
      </w:r>
      <w:bookmarkEnd w:id="16"/>
    </w:p>
    <w:p w14:paraId="7D28B54E" w14:textId="77777777" w:rsidR="00AB320A" w:rsidRPr="00AB320A" w:rsidRDefault="00AB320A" w:rsidP="00AB320A">
      <w:pPr>
        <w:tabs>
          <w:tab w:val="left" w:pos="80"/>
        </w:tabs>
        <w:spacing w:before="60" w:line="360" w:lineRule="auto"/>
        <w:rPr>
          <w:sz w:val="24"/>
          <w:szCs w:val="24"/>
        </w:rPr>
      </w:pPr>
      <w:r w:rsidRPr="00AB320A">
        <w:rPr>
          <w:sz w:val="24"/>
          <w:szCs w:val="24"/>
        </w:rPr>
        <w:t>Actualmente en las Unidades Tecnológicas de Santander se maneja el plan de trabajo del docente mediante el formato RDC-54,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AB320A">
      <w:pPr>
        <w:tabs>
          <w:tab w:val="left" w:pos="80"/>
        </w:tabs>
        <w:spacing w:before="60" w:line="360" w:lineRule="auto"/>
        <w:rPr>
          <w:sz w:val="24"/>
          <w:szCs w:val="24"/>
        </w:rPr>
      </w:pPr>
    </w:p>
    <w:p w14:paraId="796EFCB5" w14:textId="77777777" w:rsidR="00AB320A" w:rsidRPr="00AB320A" w:rsidRDefault="00AB320A" w:rsidP="00AB320A">
      <w:pPr>
        <w:tabs>
          <w:tab w:val="left" w:pos="80"/>
        </w:tabs>
        <w:spacing w:before="60" w:line="360" w:lineRule="auto"/>
        <w:rPr>
          <w:i/>
          <w:sz w:val="24"/>
          <w:szCs w:val="24"/>
        </w:rPr>
      </w:pPr>
      <w:r w:rsidRPr="00AB320A">
        <w:rPr>
          <w:sz w:val="24"/>
          <w:szCs w:val="24"/>
        </w:rPr>
        <w:t>A continuación se recopila una síntesis de la entrevista hecha a algunos docentes acerca del formato RDC-54:</w:t>
      </w:r>
      <w:r w:rsidRPr="00AB320A">
        <w:rPr>
          <w:i/>
          <w:sz w:val="24"/>
          <w:szCs w:val="24"/>
        </w:rPr>
        <w:t xml:space="preserve"> </w:t>
      </w:r>
    </w:p>
    <w:p w14:paraId="31E1B3AD"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RDC-54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 xml:space="preserve">en un semestre es posible generar entre 20 a 50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“El RDC-54 se llena en una hora aproximadamente, pero el principal problema es la cantidad de versiones que surgen en un semestre, han llegado a ser casi 50 porque el formato está en constante cambio y esto implica modificarlo para que se acomode a las nuevas exigencias, en ocasiones se pierden los archivos. La parte más tediosa a la hora de llenar el RDC-54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“Es importante tener un software para el RDC-54,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AB320A">
      <w:pPr>
        <w:tabs>
          <w:tab w:val="left" w:pos="80"/>
        </w:tabs>
        <w:spacing w:before="60" w:line="360" w:lineRule="auto"/>
        <w:rPr>
          <w:i/>
          <w:sz w:val="24"/>
          <w:szCs w:val="24"/>
        </w:rPr>
      </w:pPr>
    </w:p>
    <w:p w14:paraId="48308C21" w14:textId="77777777"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Facilita a los docentes la digitación del formato RDC-54 de las Unidades Tecnológicas de Santander.</w:t>
      </w:r>
    </w:p>
    <w:p w14:paraId="0F02B8E6"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Los docentes podrán generar un reporte al finalizar, el cual contiene la información explícita del formato RDC-54.</w:t>
      </w:r>
    </w:p>
    <w:p w14:paraId="0CBB7088"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AB320A">
      <w:pPr>
        <w:tabs>
          <w:tab w:val="left" w:pos="80"/>
        </w:tabs>
        <w:spacing w:before="60" w:line="360" w:lineRule="auto"/>
        <w:ind w:right="240"/>
        <w:rPr>
          <w:sz w:val="24"/>
          <w:szCs w:val="24"/>
          <w:shd w:val="clear" w:color="auto" w:fill="FCE5CD"/>
        </w:rPr>
      </w:pPr>
    </w:p>
    <w:p w14:paraId="3402B674" w14:textId="77777777" w:rsidR="00AB320A" w:rsidRPr="00AB320A" w:rsidRDefault="001E0F5E" w:rsidP="00AB320A">
      <w:pPr>
        <w:keepNext/>
        <w:keepLines/>
        <w:tabs>
          <w:tab w:val="left" w:pos="80"/>
        </w:tabs>
        <w:spacing w:before="280" w:after="80" w:line="360" w:lineRule="auto"/>
        <w:outlineLvl w:val="2"/>
        <w:rPr>
          <w:b/>
          <w:sz w:val="24"/>
          <w:szCs w:val="24"/>
        </w:rPr>
      </w:pPr>
      <w:bookmarkStart w:id="17" w:name="_beik651inivt" w:colFirst="0" w:colLast="0"/>
      <w:bookmarkEnd w:id="17"/>
      <w:r>
        <w:rPr>
          <w:b/>
          <w:sz w:val="24"/>
          <w:szCs w:val="24"/>
        </w:rPr>
        <w:t>2.2</w:t>
      </w:r>
      <w:r w:rsidR="00AB320A" w:rsidRPr="00AB320A">
        <w:rPr>
          <w:b/>
          <w:sz w:val="24"/>
          <w:szCs w:val="24"/>
        </w:rPr>
        <w:t xml:space="preserve"> MARCO LEGAL</w:t>
      </w:r>
    </w:p>
    <w:p w14:paraId="671E4C91" w14:textId="77777777" w:rsidR="00AB320A" w:rsidRPr="00AB320A" w:rsidRDefault="00AB320A" w:rsidP="00AB320A">
      <w:pPr>
        <w:keepNext/>
        <w:tabs>
          <w:tab w:val="left" w:pos="80"/>
        </w:tabs>
        <w:spacing w:before="120" w:after="120"/>
        <w:jc w:val="left"/>
        <w:rPr>
          <w:color w:val="FF0000"/>
          <w:sz w:val="24"/>
          <w:szCs w:val="24"/>
        </w:rPr>
      </w:pPr>
    </w:p>
    <w:p w14:paraId="106C3B02" w14:textId="77777777"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AB320A">
      <w:pPr>
        <w:tabs>
          <w:tab w:val="left" w:pos="80"/>
        </w:tabs>
        <w:spacing w:before="60" w:line="360" w:lineRule="auto"/>
        <w:rPr>
          <w:sz w:val="24"/>
          <w:szCs w:val="24"/>
        </w:rPr>
      </w:pPr>
    </w:p>
    <w:p w14:paraId="2F960135"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AB320A">
      <w:pPr>
        <w:tabs>
          <w:tab w:val="left" w:pos="80"/>
        </w:tabs>
        <w:spacing w:before="60" w:line="360" w:lineRule="auto"/>
        <w:rPr>
          <w:sz w:val="24"/>
          <w:szCs w:val="24"/>
        </w:rPr>
      </w:pPr>
    </w:p>
    <w:p w14:paraId="62A2CE1F"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AB320A">
      <w:pPr>
        <w:tabs>
          <w:tab w:val="left" w:pos="80"/>
        </w:tabs>
        <w:spacing w:before="60" w:line="360" w:lineRule="auto"/>
        <w:rPr>
          <w:sz w:val="24"/>
          <w:szCs w:val="24"/>
        </w:rPr>
      </w:pPr>
    </w:p>
    <w:p w14:paraId="61BC1AC2" w14:textId="77777777"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AB320A">
      <w:pPr>
        <w:tabs>
          <w:tab w:val="left" w:pos="80"/>
        </w:tabs>
        <w:spacing w:before="60" w:line="360" w:lineRule="auto"/>
        <w:rPr>
          <w:sz w:val="24"/>
          <w:szCs w:val="24"/>
        </w:rPr>
      </w:pPr>
    </w:p>
    <w:p w14:paraId="37B65323"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AB320A">
      <w:pPr>
        <w:tabs>
          <w:tab w:val="left" w:pos="80"/>
        </w:tabs>
        <w:spacing w:before="60" w:line="360" w:lineRule="auto"/>
        <w:rPr>
          <w:sz w:val="24"/>
          <w:szCs w:val="24"/>
        </w:rPr>
      </w:pPr>
    </w:p>
    <w:p w14:paraId="658529D6"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AB320A">
      <w:pPr>
        <w:tabs>
          <w:tab w:val="left" w:pos="80"/>
        </w:tabs>
        <w:spacing w:before="60" w:line="360" w:lineRule="auto"/>
        <w:rPr>
          <w:sz w:val="24"/>
          <w:szCs w:val="24"/>
        </w:rPr>
      </w:pPr>
    </w:p>
    <w:p w14:paraId="42B28415" w14:textId="77777777"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AB320A">
      <w:pPr>
        <w:tabs>
          <w:tab w:val="left" w:pos="80"/>
        </w:tabs>
        <w:spacing w:before="60" w:line="360" w:lineRule="auto"/>
        <w:rPr>
          <w:sz w:val="24"/>
          <w:szCs w:val="24"/>
        </w:rPr>
      </w:pPr>
    </w:p>
    <w:p w14:paraId="1E444921" w14:textId="77777777" w:rsidR="00AB320A" w:rsidRPr="00AB320A" w:rsidRDefault="001E0F5E" w:rsidP="00AB320A">
      <w:pPr>
        <w:keepNext/>
        <w:keepLines/>
        <w:tabs>
          <w:tab w:val="left" w:pos="80"/>
        </w:tabs>
        <w:spacing w:before="280" w:after="80" w:line="360" w:lineRule="auto"/>
        <w:outlineLvl w:val="2"/>
        <w:rPr>
          <w:b/>
          <w:sz w:val="24"/>
          <w:szCs w:val="24"/>
        </w:rPr>
      </w:pPr>
      <w:bookmarkStart w:id="18" w:name="_p0ej55wqpsea" w:colFirst="0" w:colLast="0"/>
      <w:bookmarkEnd w:id="18"/>
      <w:r>
        <w:rPr>
          <w:b/>
          <w:sz w:val="24"/>
          <w:szCs w:val="24"/>
        </w:rPr>
        <w:t>2.3</w:t>
      </w:r>
      <w:r w:rsidR="00AB320A" w:rsidRPr="00AB320A">
        <w:rPr>
          <w:b/>
          <w:sz w:val="24"/>
          <w:szCs w:val="24"/>
        </w:rPr>
        <w:t xml:space="preserve"> MARCO CONCEPTUAL</w:t>
      </w:r>
    </w:p>
    <w:p w14:paraId="3CB64BF5" w14:textId="77777777" w:rsidR="00AB320A" w:rsidRPr="00AB320A" w:rsidRDefault="00AB320A" w:rsidP="00AB320A">
      <w:pPr>
        <w:tabs>
          <w:tab w:val="left" w:pos="80"/>
        </w:tabs>
        <w:spacing w:before="60" w:line="360" w:lineRule="auto"/>
        <w:rPr>
          <w:sz w:val="24"/>
          <w:szCs w:val="24"/>
        </w:rPr>
      </w:pPr>
    </w:p>
    <w:p w14:paraId="388CCF18"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AB320A">
      <w:pPr>
        <w:tabs>
          <w:tab w:val="left" w:pos="80"/>
        </w:tabs>
        <w:spacing w:before="60" w:line="360" w:lineRule="auto"/>
        <w:rPr>
          <w:sz w:val="24"/>
          <w:szCs w:val="24"/>
        </w:rPr>
      </w:pPr>
    </w:p>
    <w:p w14:paraId="2D3E1290" w14:textId="77777777" w:rsidR="00AB320A" w:rsidRPr="00AB320A" w:rsidRDefault="00AB320A" w:rsidP="00AB320A">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AB320A">
      <w:pPr>
        <w:tabs>
          <w:tab w:val="left" w:pos="80"/>
        </w:tabs>
        <w:spacing w:before="60" w:line="360" w:lineRule="auto"/>
        <w:rPr>
          <w:sz w:val="24"/>
          <w:szCs w:val="24"/>
        </w:rPr>
      </w:pPr>
    </w:p>
    <w:p w14:paraId="57A17C5A" w14:textId="77777777"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AB320A">
      <w:pPr>
        <w:tabs>
          <w:tab w:val="left" w:pos="80"/>
        </w:tabs>
        <w:spacing w:before="60" w:line="360" w:lineRule="auto"/>
        <w:rPr>
          <w:sz w:val="24"/>
          <w:szCs w:val="24"/>
        </w:rPr>
      </w:pPr>
    </w:p>
    <w:p w14:paraId="66DB52CB"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pPr>
        <w:rPr>
          <w:color w:val="FF0000"/>
          <w:sz w:val="24"/>
          <w:szCs w:val="24"/>
        </w:rPr>
      </w:pPr>
    </w:p>
    <w:p w14:paraId="446EC14A" w14:textId="77777777" w:rsidR="003F1952" w:rsidRPr="00C661D5" w:rsidRDefault="003F1952">
      <w:pPr>
        <w:rPr>
          <w:sz w:val="24"/>
          <w:szCs w:val="24"/>
        </w:rPr>
      </w:pPr>
    </w:p>
    <w:p w14:paraId="67FA1463"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pPr>
        <w:pStyle w:val="Ttulo1"/>
        <w:numPr>
          <w:ilvl w:val="0"/>
          <w:numId w:val="11"/>
        </w:numPr>
        <w:ind w:hanging="432"/>
        <w:rPr>
          <w:b w:val="0"/>
        </w:rPr>
      </w:pPr>
      <w:bookmarkStart w:id="19" w:name="_Toc487057273"/>
      <w:r w:rsidRPr="00C661D5">
        <w:t>DESARROLLO DEL TRABAJO DE GRADO</w:t>
      </w:r>
      <w:bookmarkEnd w:id="19"/>
    </w:p>
    <w:p w14:paraId="45CCB866" w14:textId="77777777" w:rsidR="003F1952" w:rsidRPr="00C661D5" w:rsidRDefault="003F1952">
      <w:pPr>
        <w:rPr>
          <w:sz w:val="24"/>
          <w:szCs w:val="24"/>
        </w:rPr>
      </w:pPr>
    </w:p>
    <w:p w14:paraId="59CAEA69" w14:textId="77777777" w:rsidR="003F1952" w:rsidRPr="00C661D5" w:rsidRDefault="003F1952">
      <w:pPr>
        <w:rPr>
          <w:sz w:val="24"/>
          <w:szCs w:val="24"/>
        </w:rPr>
      </w:pPr>
    </w:p>
    <w:p w14:paraId="588F9150" w14:textId="77777777" w:rsidR="003F1952" w:rsidRPr="00C661D5" w:rsidRDefault="000C1B85">
      <w:pPr>
        <w:widowControl/>
        <w:spacing w:line="360" w:lineRule="auto"/>
        <w:rPr>
          <w:sz w:val="24"/>
          <w:szCs w:val="24"/>
        </w:rPr>
      </w:pPr>
      <w:r w:rsidRPr="00C661D5">
        <w:rPr>
          <w:sz w:val="24"/>
          <w:szCs w:val="24"/>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pPr>
        <w:widowControl/>
        <w:spacing w:line="360" w:lineRule="auto"/>
        <w:rPr>
          <w:sz w:val="24"/>
          <w:szCs w:val="24"/>
        </w:rPr>
      </w:pPr>
    </w:p>
    <w:p w14:paraId="5C511D76" w14:textId="77777777" w:rsidR="003F1952" w:rsidRPr="00C661D5" w:rsidRDefault="000C1B85">
      <w:pPr>
        <w:widowControl/>
        <w:spacing w:line="360" w:lineRule="auto"/>
        <w:rPr>
          <w:sz w:val="24"/>
          <w:szCs w:val="24"/>
        </w:rPr>
      </w:pPr>
      <w:r w:rsidRPr="00C661D5">
        <w:rPr>
          <w:sz w:val="24"/>
          <w:szCs w:val="24"/>
        </w:rPr>
        <w:t>Por medio de herramientas como diagramas UML, obtenemos una visión clara de la estructura del proceso y en qué medida se puede mejorar.</w:t>
      </w:r>
    </w:p>
    <w:p w14:paraId="2EE4317A" w14:textId="77777777" w:rsidR="003F1952" w:rsidRPr="00C661D5" w:rsidRDefault="003F1952">
      <w:pPr>
        <w:widowControl/>
        <w:spacing w:line="360" w:lineRule="auto"/>
        <w:rPr>
          <w:sz w:val="24"/>
          <w:szCs w:val="24"/>
        </w:rPr>
      </w:pPr>
    </w:p>
    <w:p w14:paraId="034AE798" w14:textId="77777777" w:rsidR="003F1952" w:rsidRPr="00C661D5" w:rsidRDefault="003F1952">
      <w:pPr>
        <w:widowControl/>
        <w:spacing w:line="360" w:lineRule="auto"/>
        <w:rPr>
          <w:sz w:val="24"/>
          <w:szCs w:val="24"/>
        </w:rPr>
      </w:pPr>
    </w:p>
    <w:p w14:paraId="6BA376A0" w14:textId="77777777" w:rsidR="003F1952" w:rsidRPr="00C661D5" w:rsidRDefault="000C1B85" w:rsidP="00C25455">
      <w:pPr>
        <w:pStyle w:val="Ttulo2"/>
        <w:keepLines/>
        <w:widowControl/>
        <w:spacing w:before="360" w:after="120" w:line="360" w:lineRule="auto"/>
        <w:ind w:left="0" w:firstLine="0"/>
      </w:pPr>
      <w:bookmarkStart w:id="20" w:name="_Toc487057274"/>
      <w:r w:rsidRPr="00C661D5">
        <w:t>3.1. ANALISIS</w:t>
      </w:r>
      <w:bookmarkEnd w:id="20"/>
    </w:p>
    <w:p w14:paraId="790AD21C" w14:textId="77777777" w:rsidR="003F1952" w:rsidRPr="00C661D5" w:rsidRDefault="000C1B85">
      <w:pPr>
        <w:pStyle w:val="Ttulo3"/>
        <w:keepLines/>
        <w:spacing w:before="200" w:after="0"/>
        <w:contextualSpacing w:val="0"/>
        <w:jc w:val="both"/>
      </w:pPr>
      <w:bookmarkStart w:id="21" w:name="_Toc487057275"/>
      <w:r w:rsidRPr="00C661D5">
        <w:t>3.1.1 Identificación del proceso:</w:t>
      </w:r>
      <w:bookmarkEnd w:id="21"/>
    </w:p>
    <w:p w14:paraId="2F2B6200" w14:textId="77777777" w:rsidR="003F1952" w:rsidRPr="00C661D5" w:rsidRDefault="000C1B85">
      <w:pPr>
        <w:spacing w:line="360" w:lineRule="auto"/>
        <w:rPr>
          <w:sz w:val="24"/>
          <w:szCs w:val="24"/>
        </w:rPr>
      </w:pPr>
      <w:r w:rsidRPr="00C661D5">
        <w:rPr>
          <w:sz w:val="24"/>
          <w:szCs w:val="24"/>
        </w:rP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77777777" w:rsidR="003F1952" w:rsidRPr="00C661D5" w:rsidRDefault="000C1B85">
      <w:pPr>
        <w:spacing w:line="360" w:lineRule="auto"/>
        <w:rPr>
          <w:sz w:val="24"/>
          <w:szCs w:val="24"/>
        </w:rPr>
      </w:pPr>
      <w:r w:rsidRPr="00C661D5">
        <w:rPr>
          <w:sz w:val="24"/>
          <w:szCs w:val="24"/>
        </w:rPr>
        <w:t>El rol administrador se encarga de gestionar las secciones como: tipo de modalidad, docentes, convenciones.</w:t>
      </w:r>
    </w:p>
    <w:p w14:paraId="049D5A9C" w14:textId="77777777" w:rsidR="003F1952" w:rsidRPr="00C661D5" w:rsidRDefault="000C1B85">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pPr>
        <w:pStyle w:val="Ttulo3"/>
        <w:keepLines/>
        <w:spacing w:before="200" w:after="0"/>
        <w:contextualSpacing w:val="0"/>
        <w:jc w:val="both"/>
      </w:pPr>
      <w:bookmarkStart w:id="22" w:name="_Toc487057276"/>
      <w:r w:rsidRPr="00C661D5">
        <w:t>3.1.2 Establecimiento de procesos primarios</w:t>
      </w:r>
      <w:bookmarkEnd w:id="22"/>
    </w:p>
    <w:p w14:paraId="5B39722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pPr>
        <w:spacing w:line="360" w:lineRule="auto"/>
        <w:ind w:left="936"/>
        <w:rPr>
          <w:sz w:val="24"/>
          <w:szCs w:val="24"/>
        </w:rPr>
      </w:pPr>
    </w:p>
    <w:p w14:paraId="2AD6C52C" w14:textId="77777777" w:rsidR="003F1952" w:rsidRPr="00C661D5" w:rsidRDefault="000C1B85">
      <w:pPr>
        <w:pStyle w:val="Ttulo3"/>
        <w:keepLines/>
        <w:spacing w:before="200" w:after="0"/>
        <w:contextualSpacing w:val="0"/>
        <w:jc w:val="both"/>
      </w:pPr>
      <w:bookmarkStart w:id="23" w:name="_Toc487057277"/>
      <w:r w:rsidRPr="00C661D5">
        <w:t>3.1.3 Definición requisitos del cliente</w:t>
      </w:r>
      <w:bookmarkEnd w:id="23"/>
    </w:p>
    <w:p w14:paraId="0C56F2A4" w14:textId="77777777" w:rsidR="003F1952" w:rsidRPr="00C661D5" w:rsidRDefault="000C1B85">
      <w:pPr>
        <w:spacing w:line="360" w:lineRule="auto"/>
        <w:ind w:left="576"/>
        <w:rPr>
          <w:sz w:val="24"/>
          <w:szCs w:val="24"/>
        </w:rPr>
      </w:pPr>
      <w:r w:rsidRPr="00C661D5">
        <w:rPr>
          <w:sz w:val="24"/>
          <w:szCs w:val="24"/>
        </w:rPr>
        <w:t>Requisitos generales:</w:t>
      </w:r>
    </w:p>
    <w:p w14:paraId="7EA74641"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pPr>
        <w:spacing w:line="360" w:lineRule="auto"/>
        <w:ind w:left="576"/>
        <w:rPr>
          <w:sz w:val="24"/>
          <w:szCs w:val="24"/>
        </w:rPr>
      </w:pPr>
    </w:p>
    <w:p w14:paraId="06675C65" w14:textId="77777777" w:rsidR="003F1952" w:rsidRPr="00C661D5" w:rsidRDefault="000C1B85">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 xml:space="preserve">Administrador: Crear, actualizar, eliminar, listar registros de docentes. </w:t>
      </w:r>
    </w:p>
    <w:p w14:paraId="0E6C2FCA"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ins w:id="24" w:author="elkin" w:date="2017-11-02T22:59:00Z">
        <w:r w:rsidR="00B53467">
          <w:rPr>
            <w:sz w:val="24"/>
            <w:szCs w:val="24"/>
          </w:rPr>
          <w:t xml:space="preserve"> y revisar </w:t>
        </w:r>
      </w:ins>
      <w:ins w:id="25" w:author="elkin" w:date="2017-11-02T23:00:00Z">
        <w:r w:rsidR="00B53467">
          <w:rPr>
            <w:sz w:val="24"/>
            <w:szCs w:val="24"/>
          </w:rPr>
          <w:t>si ha habido algún avance en el diligenciamiento del formato</w:t>
        </w:r>
      </w:ins>
      <w:r w:rsidRPr="00C661D5">
        <w:rPr>
          <w:sz w:val="24"/>
          <w:szCs w:val="24"/>
        </w:rPr>
        <w:t>.</w:t>
      </w:r>
    </w:p>
    <w:p w14:paraId="1F405172" w14:textId="77777777" w:rsidR="003F1952" w:rsidRPr="00C661D5" w:rsidRDefault="000C1B85">
      <w:pPr>
        <w:pStyle w:val="Ttulo3"/>
        <w:keepLines/>
        <w:spacing w:before="200" w:after="0"/>
        <w:contextualSpacing w:val="0"/>
        <w:jc w:val="both"/>
      </w:pPr>
      <w:bookmarkStart w:id="26" w:name="_Toc487057278"/>
      <w:r w:rsidRPr="00C661D5">
        <w:t>3.1.4 Propuesta de solución al problema</w:t>
      </w:r>
      <w:bookmarkEnd w:id="26"/>
    </w:p>
    <w:p w14:paraId="0181530B" w14:textId="77777777" w:rsidR="003F1952" w:rsidRPr="00C661D5" w:rsidRDefault="000C1B85">
      <w:pPr>
        <w:spacing w:line="360" w:lineRule="auto"/>
        <w:ind w:left="576"/>
        <w:rPr>
          <w:sz w:val="24"/>
          <w:szCs w:val="24"/>
        </w:rPr>
      </w:pPr>
      <w:r w:rsidRPr="00C661D5">
        <w:rPr>
          <w:sz w:val="24"/>
          <w:szCs w:val="24"/>
        </w:rPr>
        <w:t>Consiste en el diseño y desarrollo de una aplicación web, que permita a los docentes de las Unidades Tecnológicas de Santander interactuar con las secciones establecidas en su perfil, proporcionándole acceso a través de internet, sin la necesidad de instalar ningún tipo de software adicional. La aplicación podrá instalarse en un servidor permitiendo un fácil acceso de la información, además, garantiza el desarrollo de procesos de mantenimiento y actualización en comparación a un software de escritorio.</w:t>
      </w:r>
    </w:p>
    <w:p w14:paraId="595B6B31" w14:textId="77777777" w:rsidR="003063E3" w:rsidRPr="00C661D5" w:rsidRDefault="003063E3">
      <w:pPr>
        <w:spacing w:line="360" w:lineRule="auto"/>
        <w:ind w:left="576"/>
        <w:rPr>
          <w:sz w:val="24"/>
          <w:szCs w:val="24"/>
        </w:rPr>
      </w:pPr>
    </w:p>
    <w:p w14:paraId="232C185C" w14:textId="77777777" w:rsidR="003F1952" w:rsidRPr="00C661D5" w:rsidRDefault="000C1B85">
      <w:pPr>
        <w:pStyle w:val="Ttulo3"/>
        <w:keepLines/>
        <w:contextualSpacing w:val="0"/>
      </w:pPr>
      <w:bookmarkStart w:id="27" w:name="_4zm892hijeoh" w:colFirst="0" w:colLast="0"/>
      <w:bookmarkStart w:id="28" w:name="_Toc487057279"/>
      <w:bookmarkEnd w:id="27"/>
      <w:r w:rsidRPr="00C661D5">
        <w:t>3.1.5 Selección de tecnología</w:t>
      </w:r>
      <w:bookmarkEnd w:id="28"/>
      <w:r w:rsidRPr="00C661D5">
        <w:t xml:space="preserve"> </w:t>
      </w:r>
    </w:p>
    <w:p w14:paraId="6DAF5364" w14:textId="77777777" w:rsidR="00985741" w:rsidRPr="00C661D5" w:rsidRDefault="000C1B85" w:rsidP="00C25455">
      <w:pPr>
        <w:pStyle w:val="Ttulo4"/>
        <w:keepLines/>
        <w:ind w:left="0"/>
        <w:contextualSpacing w:val="0"/>
      </w:pPr>
      <w:bookmarkStart w:id="29" w:name="_Toc487057280"/>
      <w:r w:rsidRPr="00C661D5">
        <w:t>3.1.5.1 Lenguaje</w:t>
      </w:r>
      <w:bookmarkEnd w:id="29"/>
    </w:p>
    <w:p w14:paraId="7A1F1896" w14:textId="77777777" w:rsidR="003F1952" w:rsidRPr="00C661D5"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Sun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15FF3D0A" w14:textId="77777777" w:rsidR="003F1952" w:rsidRPr="00C661D5" w:rsidRDefault="003F1952">
      <w:pPr>
        <w:spacing w:line="360" w:lineRule="auto"/>
        <w:rPr>
          <w:sz w:val="24"/>
          <w:szCs w:val="24"/>
        </w:rPr>
      </w:pPr>
    </w:p>
    <w:p w14:paraId="7BD5568F" w14:textId="77777777" w:rsidR="008844F3" w:rsidRPr="00C661D5" w:rsidRDefault="000C1B85" w:rsidP="00C25455">
      <w:pPr>
        <w:pStyle w:val="Ttulo4"/>
        <w:keepLines/>
        <w:ind w:left="0"/>
        <w:contextualSpacing w:val="0"/>
      </w:pPr>
      <w:bookmarkStart w:id="30" w:name="_Toc487057281"/>
      <w:r w:rsidRPr="00C661D5">
        <w:t>3.1.5.2 Base de Datos</w:t>
      </w:r>
      <w:bookmarkEnd w:id="30"/>
    </w:p>
    <w:p w14:paraId="4266B96A" w14:textId="77777777" w:rsidR="003F1952" w:rsidRPr="00C661D5" w:rsidRDefault="000C1B85" w:rsidP="008844F3">
      <w:pPr>
        <w:spacing w:line="360" w:lineRule="auto"/>
        <w:rPr>
          <w:sz w:val="24"/>
          <w:szCs w:val="24"/>
        </w:rPr>
      </w:pPr>
      <w:r w:rsidRPr="00C661D5">
        <w:rPr>
          <w:sz w:val="24"/>
          <w:szCs w:val="24"/>
        </w:rPr>
        <w:t xml:space="preserve">Se utilizó PostgreSQL que es un sistema gestor de bases de datos distribuido bajo licencia BSD. </w:t>
      </w:r>
      <w:r w:rsidRPr="00C661D5">
        <w:rPr>
          <w:sz w:val="24"/>
          <w:szCs w:val="24"/>
          <w:highlight w:val="white"/>
        </w:rPr>
        <w:t>Postgres incorpora el  método de Control de Concurrencias Multiversión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pPr>
        <w:spacing w:line="360" w:lineRule="auto"/>
        <w:rPr>
          <w:sz w:val="24"/>
          <w:szCs w:val="24"/>
        </w:rPr>
      </w:pPr>
    </w:p>
    <w:p w14:paraId="3852B925" w14:textId="77777777" w:rsidR="008844F3" w:rsidRPr="00C661D5" w:rsidRDefault="000C1B85" w:rsidP="00C25455">
      <w:pPr>
        <w:pStyle w:val="Ttulo4"/>
        <w:keepLines/>
        <w:ind w:left="0"/>
        <w:contextualSpacing w:val="0"/>
      </w:pPr>
      <w:bookmarkStart w:id="31" w:name="_Toc487057282"/>
      <w:r w:rsidRPr="00C661D5">
        <w:t>3.1.5.3 Servidor</w:t>
      </w:r>
      <w:bookmarkEnd w:id="31"/>
    </w:p>
    <w:p w14:paraId="58958466" w14:textId="77777777" w:rsidR="003F1952" w:rsidRPr="00C661D5" w:rsidRDefault="000C1B85" w:rsidP="008844F3">
      <w:pPr>
        <w:spacing w:line="360" w:lineRule="auto"/>
        <w:rPr>
          <w:sz w:val="24"/>
          <w:szCs w:val="24"/>
        </w:rPr>
      </w:pPr>
      <w:r w:rsidRPr="00C661D5">
        <w:rPr>
          <w:sz w:val="24"/>
          <w:szCs w:val="24"/>
        </w:rPr>
        <w:t>GlassFish es un servidor de aplicaciones de código abierto compatible con Java EE, listo para funcionar en entornos de producción. GlassFish está basado en el código fuente donado por Sun y Oracle Corporation; éste último proporcionó el módulo de persistencia TopLink. Se distribuye bajo un licenciamiento dual a través de la licencia CDDL y la GNU GPL.</w:t>
      </w:r>
    </w:p>
    <w:p w14:paraId="7B053397" w14:textId="77777777" w:rsidR="003F1952" w:rsidRPr="00C661D5" w:rsidRDefault="003F1952" w:rsidP="00C25455">
      <w:pPr>
        <w:spacing w:line="360" w:lineRule="auto"/>
        <w:rPr>
          <w:sz w:val="24"/>
          <w:szCs w:val="24"/>
        </w:rPr>
      </w:pPr>
    </w:p>
    <w:p w14:paraId="11990F56" w14:textId="77777777" w:rsidR="008844F3" w:rsidRPr="00C661D5" w:rsidRDefault="000C1B85" w:rsidP="00C25455">
      <w:pPr>
        <w:pStyle w:val="Ttulo4"/>
        <w:ind w:left="0"/>
        <w:contextualSpacing w:val="0"/>
      </w:pPr>
      <w:bookmarkStart w:id="32" w:name="_Toc487057283"/>
      <w:r w:rsidRPr="00C661D5">
        <w:t>3.1.5.4 Framework</w:t>
      </w:r>
      <w:bookmarkEnd w:id="32"/>
    </w:p>
    <w:p w14:paraId="37EE03E0" w14:textId="77777777" w:rsidR="003F1952" w:rsidRPr="00C661D5" w:rsidRDefault="000C1B85" w:rsidP="008844F3">
      <w:pPr>
        <w:spacing w:line="360" w:lineRule="auto"/>
        <w:rPr>
          <w:sz w:val="24"/>
          <w:szCs w:val="24"/>
        </w:rPr>
      </w:pPr>
      <w:r w:rsidRPr="00C661D5">
        <w:rPr>
          <w:sz w:val="24"/>
          <w:szCs w:val="24"/>
        </w:rPr>
        <w:t>La tecnología JavaServer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pPr>
        <w:rPr>
          <w:sz w:val="24"/>
          <w:szCs w:val="24"/>
        </w:rPr>
      </w:pPr>
    </w:p>
    <w:p w14:paraId="3BBAC2DF" w14:textId="77777777" w:rsidR="003F1952" w:rsidRPr="00C661D5" w:rsidRDefault="003F1952">
      <w:pPr>
        <w:rPr>
          <w:sz w:val="24"/>
          <w:szCs w:val="24"/>
        </w:rPr>
      </w:pPr>
    </w:p>
    <w:p w14:paraId="06D2BC62" w14:textId="77777777" w:rsidR="003F1952" w:rsidRPr="00C661D5" w:rsidRDefault="003F1952">
      <w:pPr>
        <w:rPr>
          <w:sz w:val="24"/>
          <w:szCs w:val="24"/>
        </w:rPr>
      </w:pPr>
    </w:p>
    <w:p w14:paraId="5D91A722" w14:textId="77777777" w:rsidR="003F1952" w:rsidRPr="00C661D5" w:rsidRDefault="003F1952">
      <w:pPr>
        <w:rPr>
          <w:sz w:val="24"/>
          <w:szCs w:val="24"/>
        </w:rPr>
      </w:pPr>
    </w:p>
    <w:p w14:paraId="37C5B1A6" w14:textId="77777777" w:rsidR="003F1952" w:rsidRPr="00C661D5" w:rsidRDefault="003F1952">
      <w:pPr>
        <w:rPr>
          <w:sz w:val="24"/>
          <w:szCs w:val="24"/>
        </w:rPr>
      </w:pPr>
    </w:p>
    <w:p w14:paraId="363CEF2B" w14:textId="77777777" w:rsidR="003F1952" w:rsidRPr="00C661D5" w:rsidRDefault="003F1952">
      <w:pPr>
        <w:rPr>
          <w:sz w:val="24"/>
          <w:szCs w:val="24"/>
        </w:rPr>
      </w:pPr>
    </w:p>
    <w:p w14:paraId="5AB0117F" w14:textId="77777777" w:rsidR="003F1952" w:rsidRPr="00C661D5" w:rsidRDefault="003F1952">
      <w:pPr>
        <w:rPr>
          <w:sz w:val="24"/>
          <w:szCs w:val="24"/>
        </w:rPr>
      </w:pPr>
    </w:p>
    <w:p w14:paraId="2F9C1CEA" w14:textId="77777777" w:rsidR="003F1952" w:rsidRPr="00C661D5" w:rsidRDefault="000C1B85">
      <w:pPr>
        <w:pStyle w:val="Ttulo2"/>
      </w:pPr>
      <w:bookmarkStart w:id="33" w:name="_Toc487057284"/>
      <w:r w:rsidRPr="00C661D5">
        <w:t>3.2 DISEÑO Y ARQUITECTURA</w:t>
      </w:r>
      <w:bookmarkEnd w:id="33"/>
    </w:p>
    <w:p w14:paraId="130E0671" w14:textId="77777777" w:rsidR="003F1952" w:rsidRPr="00C661D5" w:rsidRDefault="000C1B85">
      <w:pPr>
        <w:pStyle w:val="Ttulo3"/>
        <w:keepLines/>
        <w:widowControl/>
        <w:spacing w:before="320" w:after="80"/>
        <w:contextualSpacing w:val="0"/>
        <w:jc w:val="both"/>
      </w:pPr>
      <w:bookmarkStart w:id="34" w:name="_Toc487057285"/>
      <w:r w:rsidRPr="00C661D5">
        <w:t>3.2.1. Casos de Uso</w:t>
      </w:r>
      <w:bookmarkEnd w:id="34"/>
    </w:p>
    <w:p w14:paraId="1C19D0D4" w14:textId="77777777" w:rsidR="003F1952" w:rsidRPr="00C661D5" w:rsidRDefault="000C1B85">
      <w:pPr>
        <w:widowControl/>
        <w:spacing w:line="360" w:lineRule="auto"/>
        <w:rPr>
          <w:sz w:val="24"/>
          <w:szCs w:val="24"/>
        </w:rPr>
      </w:pPr>
      <w:r w:rsidRPr="00C661D5">
        <w:rPr>
          <w:sz w:val="24"/>
          <w:szCs w:val="24"/>
        </w:rPr>
        <w:t xml:space="preserve">Por medio de estos diagramas podemos ver específicamente quién y cómo será la interacción de los usuarios con </w:t>
      </w:r>
      <w:r w:rsidR="00C25455" w:rsidRPr="00C661D5">
        <w:rPr>
          <w:sz w:val="24"/>
          <w:szCs w:val="24"/>
        </w:rPr>
        <w:t>el sistema</w:t>
      </w:r>
      <w:r w:rsidRPr="00C661D5">
        <w:rPr>
          <w:sz w:val="24"/>
          <w:szCs w:val="24"/>
        </w:rPr>
        <w:t>.</w:t>
      </w:r>
    </w:p>
    <w:p w14:paraId="256D1C33" w14:textId="77777777" w:rsidR="003F1952" w:rsidRPr="00C661D5" w:rsidRDefault="003F1952">
      <w:pPr>
        <w:widowControl/>
        <w:spacing w:line="360" w:lineRule="auto"/>
        <w:rPr>
          <w:sz w:val="24"/>
          <w:szCs w:val="24"/>
        </w:rPr>
      </w:pPr>
    </w:p>
    <w:p w14:paraId="65DF996E" w14:textId="77777777" w:rsidR="003F1952" w:rsidRPr="00C661D5" w:rsidRDefault="000C1B85" w:rsidP="008844F3">
      <w:pPr>
        <w:pStyle w:val="Ttulo4"/>
        <w:widowControl/>
        <w:ind w:left="0"/>
        <w:contextualSpacing w:val="0"/>
      </w:pPr>
      <w:bookmarkStart w:id="35" w:name="_Toc487057286"/>
      <w:r w:rsidRPr="00C661D5">
        <w:t xml:space="preserve">3.2.1.1 Caso de Inicio de </w:t>
      </w:r>
      <w:r w:rsidR="00C25455" w:rsidRPr="00C661D5">
        <w:t>Sesión</w:t>
      </w:r>
      <w:bookmarkEnd w:id="35"/>
    </w:p>
    <w:p w14:paraId="4E0E070C" w14:textId="77777777" w:rsidR="003F1952" w:rsidRPr="00C661D5" w:rsidRDefault="000C1B85">
      <w:pPr>
        <w:widowControl/>
        <w:spacing w:line="360" w:lineRule="auto"/>
        <w:jc w:val="center"/>
        <w:rPr>
          <w:sz w:val="24"/>
          <w:szCs w:val="24"/>
        </w:rPr>
      </w:pPr>
      <w:r w:rsidRPr="00C661D5">
        <w:rPr>
          <w:sz w:val="24"/>
          <w:szCs w:val="24"/>
        </w:rPr>
        <w:t>Figura 1</w:t>
      </w:r>
    </w:p>
    <w:p w14:paraId="0B313B6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4"/>
                    <a:srcRect/>
                    <a:stretch>
                      <a:fillRect/>
                    </a:stretch>
                  </pic:blipFill>
                  <pic:spPr>
                    <a:xfrm>
                      <a:off x="0" y="0"/>
                      <a:ext cx="5612130" cy="3517900"/>
                    </a:xfrm>
                    <a:prstGeom prst="rect">
                      <a:avLst/>
                    </a:prstGeom>
                    <a:ln/>
                  </pic:spPr>
                </pic:pic>
              </a:graphicData>
            </a:graphic>
          </wp:inline>
        </w:drawing>
      </w:r>
    </w:p>
    <w:p w14:paraId="7AC0319C" w14:textId="77777777" w:rsidR="003F1952" w:rsidRPr="00C661D5" w:rsidRDefault="003F1952">
      <w:pPr>
        <w:widowControl/>
        <w:spacing w:line="360" w:lineRule="auto"/>
        <w:rPr>
          <w:sz w:val="24"/>
          <w:szCs w:val="24"/>
        </w:rPr>
      </w:pPr>
    </w:p>
    <w:p w14:paraId="3A3C160C" w14:textId="77777777" w:rsidR="003F1952" w:rsidRPr="00C661D5" w:rsidRDefault="000C1B85">
      <w:pPr>
        <w:spacing w:line="360" w:lineRule="auto"/>
        <w:jc w:val="center"/>
        <w:rPr>
          <w:sz w:val="24"/>
          <w:szCs w:val="24"/>
        </w:rPr>
      </w:pPr>
      <w:bookmarkStart w:id="36" w:name="_x4uhe79jmijw" w:colFirst="0" w:colLast="0"/>
      <w:bookmarkEnd w:id="36"/>
      <w:r w:rsidRPr="00C661D5">
        <w:rPr>
          <w:sz w:val="24"/>
          <w:szCs w:val="24"/>
        </w:rPr>
        <w:t>Fuente: autor</w:t>
      </w:r>
    </w:p>
    <w:p w14:paraId="2E26A540" w14:textId="77777777" w:rsidR="003F1952" w:rsidRPr="00C661D5" w:rsidRDefault="000C1B85">
      <w:pPr>
        <w:spacing w:line="360" w:lineRule="auto"/>
        <w:jc w:val="center"/>
        <w:rPr>
          <w:sz w:val="24"/>
          <w:szCs w:val="24"/>
        </w:rPr>
      </w:pPr>
      <w:bookmarkStart w:id="37" w:name="_3whwml4" w:colFirst="0" w:colLast="0"/>
      <w:bookmarkEnd w:id="37"/>
      <w:r w:rsidRPr="00C661D5">
        <w:rPr>
          <w:sz w:val="24"/>
          <w:szCs w:val="24"/>
        </w:rPr>
        <w:t xml:space="preserve">Tabla 1. Iniciar </w:t>
      </w:r>
      <w:r w:rsidR="00C25455" w:rsidRPr="00C661D5">
        <w:rPr>
          <w:sz w:val="24"/>
          <w:szCs w:val="24"/>
        </w:rPr>
        <w:t>Sesión</w:t>
      </w:r>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14:paraId="0487B2C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pPr>
        <w:spacing w:line="360" w:lineRule="auto"/>
        <w:ind w:firstLine="708"/>
        <w:jc w:val="center"/>
        <w:rPr>
          <w:b/>
          <w:sz w:val="24"/>
          <w:szCs w:val="24"/>
        </w:rPr>
      </w:pPr>
    </w:p>
    <w:p w14:paraId="318597F7" w14:textId="77777777" w:rsidR="003F1952" w:rsidRPr="00C661D5" w:rsidRDefault="000C1B85" w:rsidP="008844F3">
      <w:pPr>
        <w:pStyle w:val="Ttulo4"/>
        <w:ind w:left="0"/>
        <w:contextualSpacing w:val="0"/>
        <w:jc w:val="left"/>
      </w:pPr>
      <w:bookmarkStart w:id="38" w:name="_Toc487057287"/>
      <w:r w:rsidRPr="00C661D5">
        <w:t xml:space="preserve">3.2.1.2 Caso de </w:t>
      </w:r>
      <w:r w:rsidR="00C25455" w:rsidRPr="00C661D5">
        <w:t>U</w:t>
      </w:r>
      <w:r w:rsidRPr="00C661D5">
        <w:t xml:space="preserve">so </w:t>
      </w:r>
      <w:r w:rsidR="00C25455" w:rsidRPr="00C661D5">
        <w:t xml:space="preserve">de </w:t>
      </w:r>
      <w:r w:rsidRPr="00C661D5">
        <w:t>docentes</w:t>
      </w:r>
      <w:bookmarkEnd w:id="38"/>
    </w:p>
    <w:p w14:paraId="6D23A396" w14:textId="77777777" w:rsidR="003F1952" w:rsidRPr="00C661D5" w:rsidRDefault="00C25455">
      <w:pPr>
        <w:spacing w:line="360" w:lineRule="auto"/>
        <w:ind w:firstLine="708"/>
        <w:jc w:val="center"/>
        <w:rPr>
          <w:sz w:val="24"/>
          <w:szCs w:val="24"/>
        </w:rPr>
      </w:pPr>
      <w:r w:rsidRPr="00C661D5">
        <w:rPr>
          <w:sz w:val="24"/>
          <w:szCs w:val="24"/>
        </w:rPr>
        <w:t>Figura</w:t>
      </w:r>
      <w:r w:rsidR="000C1B85" w:rsidRPr="00C661D5">
        <w:rPr>
          <w:sz w:val="24"/>
          <w:szCs w:val="24"/>
        </w:rPr>
        <w:t xml:space="preserve"> 2. Caso de uso docentes</w:t>
      </w:r>
    </w:p>
    <w:p w14:paraId="0B47AEED" w14:textId="77777777" w:rsidR="003F1952" w:rsidRPr="00C661D5" w:rsidRDefault="003F1952">
      <w:pPr>
        <w:spacing w:line="360" w:lineRule="auto"/>
        <w:ind w:firstLine="708"/>
        <w:jc w:val="center"/>
        <w:rPr>
          <w:b/>
          <w:sz w:val="24"/>
          <w:szCs w:val="24"/>
        </w:rPr>
      </w:pPr>
    </w:p>
    <w:p w14:paraId="580E7045" w14:textId="77777777" w:rsidR="003F1952" w:rsidRPr="00C661D5" w:rsidRDefault="000C1B85">
      <w:pPr>
        <w:spacing w:line="360" w:lineRule="auto"/>
        <w:jc w:val="left"/>
        <w:rPr>
          <w:b/>
          <w:sz w:val="24"/>
          <w:szCs w:val="24"/>
        </w:rPr>
      </w:pPr>
      <w:r w:rsidRPr="00C661D5">
        <w:rPr>
          <w:noProof/>
          <w:sz w:val="24"/>
          <w:szCs w:val="24"/>
        </w:rPr>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5"/>
                    <a:srcRect/>
                    <a:stretch>
                      <a:fillRect/>
                    </a:stretch>
                  </pic:blipFill>
                  <pic:spPr>
                    <a:xfrm>
                      <a:off x="0" y="0"/>
                      <a:ext cx="5612130" cy="4051300"/>
                    </a:xfrm>
                    <a:prstGeom prst="rect">
                      <a:avLst/>
                    </a:prstGeom>
                    <a:ln/>
                  </pic:spPr>
                </pic:pic>
              </a:graphicData>
            </a:graphic>
          </wp:inline>
        </w:drawing>
      </w:r>
    </w:p>
    <w:p w14:paraId="3CF5ED6B" w14:textId="77777777" w:rsidR="003F1952" w:rsidRPr="00C661D5" w:rsidRDefault="000C1B85">
      <w:pPr>
        <w:spacing w:line="360" w:lineRule="auto"/>
        <w:jc w:val="center"/>
        <w:rPr>
          <w:sz w:val="24"/>
          <w:szCs w:val="24"/>
        </w:rPr>
      </w:pPr>
      <w:r w:rsidRPr="00C661D5">
        <w:rPr>
          <w:sz w:val="24"/>
          <w:szCs w:val="24"/>
        </w:rPr>
        <w:t>Fuente: Autor</w:t>
      </w:r>
    </w:p>
    <w:p w14:paraId="41A2005B" w14:textId="77777777" w:rsidR="003F1952" w:rsidRPr="00C661D5" w:rsidRDefault="000C1B85">
      <w:pPr>
        <w:spacing w:line="360" w:lineRule="auto"/>
        <w:jc w:val="center"/>
        <w:rPr>
          <w:sz w:val="24"/>
          <w:szCs w:val="24"/>
        </w:rPr>
      </w:pPr>
      <w:r w:rsidRPr="00C661D5">
        <w:rPr>
          <w:sz w:val="24"/>
          <w:szCs w:val="24"/>
        </w:rPr>
        <w:t>Tabla 7. Docentes</w:t>
      </w:r>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5795442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A96720">
            <w:pPr>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A96720">
      <w:pPr>
        <w:spacing w:line="360" w:lineRule="auto"/>
        <w:jc w:val="left"/>
        <w:rPr>
          <w:sz w:val="24"/>
          <w:szCs w:val="24"/>
        </w:rPr>
      </w:pPr>
    </w:p>
    <w:p w14:paraId="5361419A" w14:textId="77777777" w:rsidR="003F1952" w:rsidRPr="00C661D5" w:rsidRDefault="000C1B85" w:rsidP="00C25455">
      <w:pPr>
        <w:pStyle w:val="Ttulo4"/>
        <w:ind w:left="0"/>
        <w:contextualSpacing w:val="0"/>
        <w:rPr>
          <w:b w:val="0"/>
        </w:rPr>
      </w:pPr>
      <w:bookmarkStart w:id="39" w:name="_Toc487057289"/>
      <w:r w:rsidRPr="00C661D5">
        <w:t>3.2.1.4 Caso de Uso Semanas</w:t>
      </w:r>
      <w:bookmarkEnd w:id="39"/>
    </w:p>
    <w:p w14:paraId="551E9F9D" w14:textId="77777777" w:rsidR="003F1952" w:rsidRPr="00C661D5" w:rsidRDefault="003F1952">
      <w:pPr>
        <w:spacing w:line="360" w:lineRule="auto"/>
        <w:jc w:val="left"/>
        <w:rPr>
          <w:b/>
          <w:sz w:val="24"/>
          <w:szCs w:val="24"/>
        </w:rPr>
      </w:pPr>
    </w:p>
    <w:p w14:paraId="12DE2EBE" w14:textId="77777777" w:rsidR="003F1952" w:rsidRPr="00C661D5" w:rsidRDefault="000C1B85">
      <w:pPr>
        <w:spacing w:line="360" w:lineRule="auto"/>
        <w:jc w:val="center"/>
        <w:rPr>
          <w:sz w:val="24"/>
          <w:szCs w:val="24"/>
        </w:rPr>
      </w:pPr>
      <w:r w:rsidRPr="00C661D5">
        <w:rPr>
          <w:sz w:val="24"/>
          <w:szCs w:val="24"/>
        </w:rPr>
        <w:t>Tabla 7. Semanas</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4BF6AAF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pPr>
        <w:spacing w:line="360" w:lineRule="auto"/>
        <w:ind w:left="2160"/>
        <w:jc w:val="left"/>
        <w:rPr>
          <w:b/>
          <w:sz w:val="24"/>
          <w:szCs w:val="24"/>
        </w:rPr>
      </w:pPr>
      <w:bookmarkStart w:id="40" w:name="_9bbh2n1lrl2s" w:colFirst="0" w:colLast="0"/>
      <w:bookmarkEnd w:id="40"/>
    </w:p>
    <w:p w14:paraId="56F9169F" w14:textId="77777777" w:rsidR="003F1952" w:rsidRPr="00C661D5" w:rsidRDefault="000C1B85" w:rsidP="00C25455">
      <w:pPr>
        <w:pStyle w:val="Ttulo4"/>
        <w:ind w:left="0"/>
        <w:contextualSpacing w:val="0"/>
        <w:jc w:val="left"/>
      </w:pPr>
      <w:bookmarkStart w:id="41" w:name="_Toc487057290"/>
      <w:r w:rsidRPr="00C661D5">
        <w:t>3.2.1.5 Caso de Uso Asignación</w:t>
      </w:r>
      <w:bookmarkEnd w:id="41"/>
    </w:p>
    <w:p w14:paraId="2CE5AB3A" w14:textId="77777777" w:rsidR="003F1952" w:rsidRPr="00C661D5" w:rsidRDefault="000C1B85">
      <w:pPr>
        <w:spacing w:line="360" w:lineRule="auto"/>
        <w:jc w:val="center"/>
        <w:rPr>
          <w:sz w:val="24"/>
          <w:szCs w:val="24"/>
        </w:rPr>
      </w:pPr>
      <w:bookmarkStart w:id="42" w:name="_2p2csry" w:colFirst="0" w:colLast="0"/>
      <w:bookmarkEnd w:id="42"/>
      <w:r w:rsidRPr="00C661D5">
        <w:rPr>
          <w:sz w:val="24"/>
          <w:szCs w:val="24"/>
        </w:rPr>
        <w:t>Tabla 7. Asignación</w:t>
      </w:r>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 debe existir en el 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por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2A1239F1" w14:textId="5B248B1A"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pPr>
        <w:spacing w:line="360" w:lineRule="auto"/>
        <w:jc w:val="left"/>
        <w:rPr>
          <w:b/>
          <w:sz w:val="24"/>
          <w:szCs w:val="24"/>
        </w:rPr>
      </w:pPr>
      <w:bookmarkStart w:id="43" w:name="_c02fhoo8qnkl" w:colFirst="0" w:colLast="0"/>
      <w:bookmarkEnd w:id="43"/>
    </w:p>
    <w:p w14:paraId="77B5B6E8" w14:textId="77777777" w:rsidR="003F1952" w:rsidRPr="00C661D5" w:rsidRDefault="000C1B85" w:rsidP="00C25455">
      <w:pPr>
        <w:pStyle w:val="Ttulo4"/>
        <w:ind w:left="0"/>
        <w:contextualSpacing w:val="0"/>
        <w:jc w:val="left"/>
      </w:pPr>
      <w:bookmarkStart w:id="44" w:name="_Toc487057291"/>
      <w:r w:rsidRPr="00C661D5">
        <w:t>3.2.1.6 Caso de Uso Actividades</w:t>
      </w:r>
      <w:bookmarkEnd w:id="44"/>
    </w:p>
    <w:p w14:paraId="1136E1D0" w14:textId="77777777" w:rsidR="003F1952" w:rsidRPr="00C661D5" w:rsidRDefault="003F1952">
      <w:pPr>
        <w:spacing w:line="360" w:lineRule="auto"/>
        <w:jc w:val="left"/>
        <w:rPr>
          <w:b/>
          <w:sz w:val="24"/>
          <w:szCs w:val="24"/>
        </w:rPr>
      </w:pPr>
      <w:bookmarkStart w:id="45" w:name="_41mghml" w:colFirst="0" w:colLast="0"/>
      <w:bookmarkEnd w:id="45"/>
    </w:p>
    <w:p w14:paraId="0181A209" w14:textId="77777777" w:rsidR="003F1952" w:rsidRPr="00C661D5" w:rsidRDefault="000C1B85">
      <w:pPr>
        <w:spacing w:line="360" w:lineRule="auto"/>
        <w:jc w:val="center"/>
        <w:rPr>
          <w:b/>
          <w:sz w:val="24"/>
          <w:szCs w:val="24"/>
        </w:rPr>
      </w:pPr>
      <w:bookmarkStart w:id="46" w:name="_vx1227" w:colFirst="0" w:colLast="0"/>
      <w:bookmarkEnd w:id="46"/>
      <w:r w:rsidRPr="00C661D5">
        <w:rPr>
          <w:sz w:val="24"/>
          <w:szCs w:val="24"/>
        </w:rPr>
        <w:t>Tabla 10. Actividades</w:t>
      </w:r>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0922A3E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pPr>
        <w:spacing w:line="360" w:lineRule="auto"/>
        <w:ind w:left="864"/>
        <w:jc w:val="left"/>
        <w:rPr>
          <w:b/>
          <w:sz w:val="24"/>
          <w:szCs w:val="24"/>
        </w:rPr>
      </w:pPr>
    </w:p>
    <w:p w14:paraId="4CC6D97D" w14:textId="77777777" w:rsidR="003F1952" w:rsidRPr="00C661D5" w:rsidRDefault="000C1B85" w:rsidP="00C25455">
      <w:pPr>
        <w:pStyle w:val="Ttulo4"/>
        <w:ind w:left="0"/>
        <w:contextualSpacing w:val="0"/>
        <w:jc w:val="left"/>
      </w:pPr>
      <w:bookmarkStart w:id="47" w:name="_Toc487057292"/>
      <w:r w:rsidRPr="00C661D5">
        <w:t>3.2.1.7 Casos de Uso Productos</w:t>
      </w:r>
      <w:bookmarkEnd w:id="47"/>
    </w:p>
    <w:p w14:paraId="0392806F" w14:textId="77777777" w:rsidR="003F1952" w:rsidRPr="00C661D5" w:rsidRDefault="000C1B85">
      <w:pPr>
        <w:spacing w:line="360" w:lineRule="auto"/>
        <w:jc w:val="center"/>
        <w:rPr>
          <w:sz w:val="24"/>
          <w:szCs w:val="24"/>
        </w:rPr>
      </w:pPr>
      <w:bookmarkStart w:id="48" w:name="_4f1mdlm" w:colFirst="0" w:colLast="0"/>
      <w:bookmarkEnd w:id="48"/>
      <w:r w:rsidRPr="00C661D5">
        <w:rPr>
          <w:sz w:val="24"/>
          <w:szCs w:val="24"/>
        </w:rPr>
        <w:t>Tabla 11. Productos</w:t>
      </w:r>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pPr>
        <w:spacing w:line="360" w:lineRule="auto"/>
        <w:jc w:val="left"/>
        <w:rPr>
          <w:sz w:val="24"/>
          <w:szCs w:val="24"/>
        </w:rPr>
      </w:pPr>
    </w:p>
    <w:p w14:paraId="2CBADA76" w14:textId="77777777" w:rsidR="003F1952" w:rsidRPr="00C661D5" w:rsidRDefault="003F1952">
      <w:pPr>
        <w:spacing w:line="360" w:lineRule="auto"/>
        <w:jc w:val="left"/>
        <w:rPr>
          <w:b/>
          <w:sz w:val="24"/>
          <w:szCs w:val="24"/>
        </w:rPr>
      </w:pPr>
    </w:p>
    <w:p w14:paraId="175B9E16" w14:textId="77777777" w:rsidR="003F1952" w:rsidRPr="00C661D5" w:rsidRDefault="003F1952">
      <w:pPr>
        <w:spacing w:line="360" w:lineRule="auto"/>
        <w:jc w:val="left"/>
        <w:rPr>
          <w:b/>
          <w:sz w:val="24"/>
          <w:szCs w:val="24"/>
        </w:rPr>
      </w:pPr>
    </w:p>
    <w:p w14:paraId="30CC74D4" w14:textId="77777777" w:rsidR="003F1952" w:rsidRPr="00C661D5" w:rsidRDefault="000C1B85" w:rsidP="00C25455">
      <w:pPr>
        <w:pStyle w:val="Ttulo4"/>
        <w:ind w:left="0"/>
        <w:contextualSpacing w:val="0"/>
        <w:jc w:val="left"/>
      </w:pPr>
      <w:bookmarkStart w:id="49" w:name="_Toc487057293"/>
      <w:r w:rsidRPr="00C661D5">
        <w:t>3.2.1.8 Caso de Uso Clases</w:t>
      </w:r>
      <w:bookmarkEnd w:id="49"/>
    </w:p>
    <w:p w14:paraId="2EAAC3C1" w14:textId="77777777" w:rsidR="003F1952" w:rsidRPr="00C661D5" w:rsidRDefault="000C1B85">
      <w:pPr>
        <w:spacing w:line="360" w:lineRule="auto"/>
        <w:jc w:val="center"/>
        <w:rPr>
          <w:b/>
          <w:sz w:val="24"/>
          <w:szCs w:val="24"/>
        </w:rPr>
      </w:pPr>
      <w:bookmarkStart w:id="50" w:name="_3tbugp1" w:colFirst="0" w:colLast="0"/>
      <w:bookmarkEnd w:id="50"/>
      <w:r w:rsidRPr="00C661D5">
        <w:rPr>
          <w:sz w:val="24"/>
          <w:szCs w:val="24"/>
        </w:rPr>
        <w:t>Tabla 12. Clases</w:t>
      </w:r>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8863A2">
      <w:pPr>
        <w:spacing w:line="360" w:lineRule="auto"/>
        <w:jc w:val="left"/>
        <w:rPr>
          <w:b/>
          <w:sz w:val="24"/>
          <w:szCs w:val="24"/>
          <w:u w:val="single"/>
        </w:rPr>
      </w:pPr>
    </w:p>
    <w:p w14:paraId="5C5CFDAE" w14:textId="17AD39CE" w:rsidR="008863A2" w:rsidRPr="00C661D5" w:rsidRDefault="008863A2" w:rsidP="008863A2">
      <w:pPr>
        <w:pStyle w:val="Ttulo4"/>
        <w:ind w:left="0"/>
        <w:contextualSpacing w:val="0"/>
        <w:jc w:val="left"/>
      </w:pPr>
      <w:r>
        <w:t>3.2.1.9 Caso de Uso Perfil</w:t>
      </w:r>
    </w:p>
    <w:p w14:paraId="767CD333" w14:textId="39A6DA54" w:rsidR="008863A2" w:rsidRPr="00C661D5" w:rsidRDefault="00376230" w:rsidP="008863A2">
      <w:pPr>
        <w:spacing w:line="360" w:lineRule="auto"/>
        <w:jc w:val="center"/>
        <w:rPr>
          <w:b/>
          <w:sz w:val="24"/>
          <w:szCs w:val="24"/>
        </w:rPr>
      </w:pPr>
      <w:r>
        <w:rPr>
          <w:sz w:val="24"/>
          <w:szCs w:val="24"/>
        </w:rPr>
        <w:t>Tabla 13</w:t>
      </w:r>
      <w:r w:rsidR="008863A2" w:rsidRPr="00C661D5">
        <w:rPr>
          <w:sz w:val="24"/>
          <w:szCs w:val="24"/>
        </w:rPr>
        <w:t xml:space="preserve">. </w:t>
      </w:r>
      <w:r>
        <w:rPr>
          <w:sz w:val="24"/>
          <w:szCs w:val="24"/>
        </w:rPr>
        <w:t>Perfil</w:t>
      </w:r>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4B5946">
            <w:pPr>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4B5946">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8863A2">
      <w:pPr>
        <w:spacing w:line="360" w:lineRule="auto"/>
        <w:ind w:left="864"/>
        <w:jc w:val="left"/>
        <w:rPr>
          <w:b/>
          <w:sz w:val="24"/>
          <w:szCs w:val="24"/>
          <w:u w:val="single"/>
        </w:rPr>
      </w:pPr>
    </w:p>
    <w:p w14:paraId="5D9988D9" w14:textId="0303E561" w:rsidR="00222B49" w:rsidRPr="00C661D5" w:rsidRDefault="00376230" w:rsidP="00222B49">
      <w:pPr>
        <w:pStyle w:val="Ttulo4"/>
        <w:ind w:left="0"/>
        <w:contextualSpacing w:val="0"/>
        <w:jc w:val="left"/>
      </w:pPr>
      <w:r>
        <w:t>3.2.1.10 Caso de Información Académica</w:t>
      </w:r>
    </w:p>
    <w:p w14:paraId="72D02350" w14:textId="58F1C30A" w:rsidR="00376230" w:rsidRPr="00C661D5" w:rsidRDefault="0057519C" w:rsidP="00376230">
      <w:pPr>
        <w:spacing w:line="360" w:lineRule="auto"/>
        <w:jc w:val="center"/>
        <w:rPr>
          <w:sz w:val="24"/>
          <w:szCs w:val="24"/>
        </w:rPr>
      </w:pPr>
      <w:r>
        <w:rPr>
          <w:sz w:val="24"/>
          <w:szCs w:val="24"/>
        </w:rPr>
        <w:t>Tabla 15</w:t>
      </w:r>
      <w:r w:rsidR="00376230" w:rsidRPr="00C661D5">
        <w:rPr>
          <w:sz w:val="24"/>
          <w:szCs w:val="24"/>
        </w:rPr>
        <w:t xml:space="preserve">. </w:t>
      </w:r>
      <w:r w:rsidR="00376230">
        <w:rPr>
          <w:sz w:val="24"/>
          <w:szCs w:val="24"/>
        </w:rPr>
        <w:t>Información Académica</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4B5946">
            <w:pPr>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311BC61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2ABDE3B6" w14:textId="000D6717" w:rsidR="008863A2" w:rsidRDefault="008863A2">
      <w:pPr>
        <w:spacing w:line="360" w:lineRule="auto"/>
        <w:ind w:left="864"/>
        <w:jc w:val="left"/>
        <w:rPr>
          <w:b/>
          <w:sz w:val="24"/>
          <w:szCs w:val="24"/>
          <w:u w:val="single"/>
        </w:rPr>
      </w:pPr>
    </w:p>
    <w:p w14:paraId="1D389C39" w14:textId="6423B4CD" w:rsidR="00F44242" w:rsidRDefault="00F44242">
      <w:pPr>
        <w:spacing w:line="360" w:lineRule="auto"/>
        <w:ind w:left="864"/>
        <w:jc w:val="left"/>
        <w:rPr>
          <w:b/>
          <w:sz w:val="24"/>
          <w:szCs w:val="24"/>
          <w:u w:val="single"/>
        </w:rPr>
      </w:pPr>
    </w:p>
    <w:p w14:paraId="0A536390" w14:textId="5358A0E7" w:rsidR="00F44242" w:rsidRPr="00C661D5" w:rsidRDefault="00F44242" w:rsidP="00F44242">
      <w:pPr>
        <w:pStyle w:val="Ttulo4"/>
        <w:ind w:left="0"/>
        <w:contextualSpacing w:val="0"/>
        <w:jc w:val="left"/>
      </w:pPr>
      <w:r>
        <w:t xml:space="preserve">3.2.1.12 Caso de </w:t>
      </w:r>
      <w:r w:rsidR="00AB1EB5">
        <w:t>Experiencia</w:t>
      </w:r>
    </w:p>
    <w:p w14:paraId="3C1F42AF" w14:textId="523B63D0" w:rsidR="00F44242" w:rsidRPr="00C661D5" w:rsidRDefault="0057519C" w:rsidP="00F44242">
      <w:pPr>
        <w:spacing w:line="360" w:lineRule="auto"/>
        <w:jc w:val="center"/>
        <w:rPr>
          <w:sz w:val="24"/>
          <w:szCs w:val="24"/>
        </w:rPr>
      </w:pPr>
      <w:r>
        <w:rPr>
          <w:sz w:val="24"/>
          <w:szCs w:val="24"/>
        </w:rPr>
        <w:t>Tabla 16</w:t>
      </w:r>
      <w:r w:rsidR="00F44242" w:rsidRPr="00C661D5">
        <w:rPr>
          <w:sz w:val="24"/>
          <w:szCs w:val="24"/>
        </w:rPr>
        <w:t xml:space="preserve">. </w:t>
      </w:r>
      <w:r w:rsidR="00AB1EB5">
        <w:rPr>
          <w:sz w:val="24"/>
          <w:szCs w:val="24"/>
        </w:rPr>
        <w:t>Experiencia</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4B5946">
            <w:pPr>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4B5946">
            <w:pPr>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AB1EB5">
              <w:rPr>
                <w:rFonts w:ascii="Arial" w:eastAsia="Arial" w:hAnsi="Arial" w:cs="Arial"/>
                <w:sz w:val="24"/>
                <w:szCs w:val="24"/>
                <w:u w:val="single"/>
              </w:rPr>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pPr>
        <w:spacing w:line="360" w:lineRule="auto"/>
        <w:ind w:left="864"/>
        <w:jc w:val="left"/>
        <w:rPr>
          <w:b/>
          <w:sz w:val="24"/>
          <w:szCs w:val="24"/>
          <w:u w:val="single"/>
        </w:rPr>
      </w:pPr>
    </w:p>
    <w:p w14:paraId="64251E97" w14:textId="4F8CE278" w:rsidR="0057519C" w:rsidRPr="00C661D5" w:rsidRDefault="0057519C" w:rsidP="0057519C">
      <w:pPr>
        <w:pStyle w:val="Ttulo4"/>
        <w:ind w:left="0"/>
        <w:contextualSpacing w:val="0"/>
        <w:jc w:val="left"/>
      </w:pPr>
      <w:r>
        <w:t>3.2.1.13 Caso de Producción Intelectual e Investigativa</w:t>
      </w:r>
    </w:p>
    <w:p w14:paraId="7F136902" w14:textId="1072FED2" w:rsidR="0057519C" w:rsidRPr="00C661D5" w:rsidRDefault="0057519C" w:rsidP="0057519C">
      <w:pPr>
        <w:spacing w:line="360" w:lineRule="auto"/>
        <w:jc w:val="center"/>
        <w:rPr>
          <w:sz w:val="24"/>
          <w:szCs w:val="24"/>
        </w:rPr>
      </w:pPr>
      <w:r>
        <w:rPr>
          <w:sz w:val="24"/>
          <w:szCs w:val="24"/>
        </w:rPr>
        <w:t>Tabla 17</w:t>
      </w:r>
      <w:r w:rsidRPr="00C661D5">
        <w:rPr>
          <w:sz w:val="24"/>
          <w:szCs w:val="24"/>
        </w:rPr>
        <w:t xml:space="preserve">. </w:t>
      </w:r>
      <w:r>
        <w:rPr>
          <w:sz w:val="24"/>
          <w:szCs w:val="24"/>
        </w:rPr>
        <w:t>Producción Intelectual e Investigativa</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pPr>
        <w:spacing w:line="360" w:lineRule="auto"/>
        <w:ind w:left="864"/>
        <w:jc w:val="left"/>
        <w:rPr>
          <w:b/>
          <w:sz w:val="24"/>
          <w:szCs w:val="24"/>
          <w:u w:val="single"/>
        </w:rPr>
      </w:pPr>
    </w:p>
    <w:p w14:paraId="4612E512" w14:textId="6CFD2E3D" w:rsidR="006948AB" w:rsidRPr="00C661D5" w:rsidRDefault="006948AB" w:rsidP="006948AB">
      <w:pPr>
        <w:pStyle w:val="Ttulo4"/>
        <w:ind w:left="0"/>
        <w:contextualSpacing w:val="0"/>
        <w:jc w:val="left"/>
      </w:pPr>
      <w:r>
        <w:t>3.2.1.14 Caso de Socialización de la Investigación</w:t>
      </w:r>
    </w:p>
    <w:p w14:paraId="5DEAAE04" w14:textId="7D860A5C" w:rsidR="006948AB" w:rsidRPr="00C661D5" w:rsidRDefault="006948AB" w:rsidP="006948AB">
      <w:pPr>
        <w:spacing w:line="360" w:lineRule="auto"/>
        <w:jc w:val="center"/>
        <w:rPr>
          <w:sz w:val="24"/>
          <w:szCs w:val="24"/>
        </w:rPr>
      </w:pPr>
      <w:r>
        <w:rPr>
          <w:sz w:val="24"/>
          <w:szCs w:val="24"/>
        </w:rPr>
        <w:t>Tabla 1</w:t>
      </w:r>
      <w:r w:rsidR="00C94F87">
        <w:rPr>
          <w:sz w:val="24"/>
          <w:szCs w:val="24"/>
        </w:rPr>
        <w:t>8</w:t>
      </w:r>
      <w:r w:rsidRPr="00C661D5">
        <w:rPr>
          <w:sz w:val="24"/>
          <w:szCs w:val="24"/>
        </w:rPr>
        <w:t xml:space="preserve">. </w:t>
      </w:r>
      <w:r>
        <w:t>Socialización de la Investigación</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269D878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6948AB">
      <w:pPr>
        <w:spacing w:line="360" w:lineRule="auto"/>
        <w:jc w:val="left"/>
        <w:rPr>
          <w:b/>
          <w:sz w:val="24"/>
          <w:szCs w:val="24"/>
          <w:u w:val="single"/>
        </w:rPr>
      </w:pPr>
    </w:p>
    <w:p w14:paraId="31E45277" w14:textId="55D1F807" w:rsidR="006948AB" w:rsidRPr="00C661D5" w:rsidRDefault="006948AB" w:rsidP="006948AB">
      <w:pPr>
        <w:pStyle w:val="Ttulo4"/>
        <w:ind w:left="0"/>
        <w:contextualSpacing w:val="0"/>
        <w:jc w:val="left"/>
      </w:pPr>
      <w:r>
        <w:t>3.2.1.15 Caso de Participaciones</w:t>
      </w:r>
    </w:p>
    <w:p w14:paraId="1F3C5D80" w14:textId="200F7E7E" w:rsidR="006948AB" w:rsidRPr="00C661D5" w:rsidRDefault="006948AB" w:rsidP="006948AB">
      <w:pPr>
        <w:spacing w:line="360" w:lineRule="auto"/>
        <w:jc w:val="center"/>
        <w:rPr>
          <w:sz w:val="24"/>
          <w:szCs w:val="24"/>
        </w:rPr>
      </w:pPr>
      <w:r>
        <w:rPr>
          <w:sz w:val="24"/>
          <w:szCs w:val="24"/>
        </w:rPr>
        <w:t>Tabla 1</w:t>
      </w:r>
      <w:r w:rsidR="00C94F87">
        <w:rPr>
          <w:sz w:val="24"/>
          <w:szCs w:val="24"/>
        </w:rPr>
        <w:t>9</w:t>
      </w:r>
      <w:r w:rsidRPr="00C661D5">
        <w:rPr>
          <w:sz w:val="24"/>
          <w:szCs w:val="24"/>
        </w:rPr>
        <w:t xml:space="preserve">. </w:t>
      </w:r>
      <w:r>
        <w:t>Participaciones</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98D946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6948AB">
      <w:pPr>
        <w:spacing w:line="360" w:lineRule="auto"/>
        <w:jc w:val="left"/>
        <w:rPr>
          <w:b/>
          <w:sz w:val="24"/>
          <w:szCs w:val="24"/>
          <w:u w:val="single"/>
        </w:rPr>
      </w:pPr>
    </w:p>
    <w:p w14:paraId="2CF719D2" w14:textId="7D500EA0" w:rsidR="00C94F87" w:rsidRPr="00C661D5" w:rsidRDefault="00C94F87" w:rsidP="00C94F87">
      <w:pPr>
        <w:pStyle w:val="Ttulo4"/>
        <w:ind w:left="0"/>
        <w:contextualSpacing w:val="0"/>
        <w:jc w:val="left"/>
      </w:pPr>
      <w:r>
        <w:t>3.2.1.15 Caso de RDC-54</w:t>
      </w:r>
    </w:p>
    <w:p w14:paraId="1EA6621C" w14:textId="75C3D966" w:rsidR="00C94F87" w:rsidRPr="00C661D5" w:rsidRDefault="00C94F87" w:rsidP="00C94F87">
      <w:pPr>
        <w:spacing w:line="360" w:lineRule="auto"/>
        <w:jc w:val="center"/>
        <w:rPr>
          <w:sz w:val="24"/>
          <w:szCs w:val="24"/>
        </w:rPr>
      </w:pPr>
      <w:r>
        <w:rPr>
          <w:sz w:val="24"/>
          <w:szCs w:val="24"/>
        </w:rPr>
        <w:t>Tabla 19</w:t>
      </w:r>
      <w:r w:rsidRPr="00C661D5">
        <w:rPr>
          <w:sz w:val="24"/>
          <w:szCs w:val="24"/>
        </w:rPr>
        <w:t xml:space="preserve">. </w:t>
      </w:r>
      <w:r>
        <w:t>RDC-54</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3CA5F482" w:rsidR="00C94F87"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5B8A4183" w:rsidR="00C94F87" w:rsidRPr="00C661D5" w:rsidRDefault="00C94F87" w:rsidP="004B5946">
            <w:pPr>
              <w:contextualSpacing w:val="0"/>
              <w:jc w:val="center"/>
              <w:rPr>
                <w:rFonts w:ascii="Arial" w:eastAsia="Arial" w:hAnsi="Arial" w:cs="Arial"/>
                <w:sz w:val="24"/>
                <w:szCs w:val="24"/>
              </w:rPr>
            </w:pPr>
            <w:r>
              <w:rPr>
                <w:rFonts w:ascii="Arial" w:eastAsia="Arial" w:hAnsi="Arial" w:cs="Arial"/>
                <w:sz w:val="24"/>
                <w:szCs w:val="24"/>
              </w:rPr>
              <w:t>Visualizar RDC-54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70BF1981"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11B52B32"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13F34A68"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pdf del reporte RDC-54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C94F87">
      <w:pPr>
        <w:spacing w:line="360" w:lineRule="auto"/>
        <w:jc w:val="left"/>
        <w:rPr>
          <w:b/>
          <w:sz w:val="24"/>
          <w:szCs w:val="24"/>
          <w:u w:val="single"/>
        </w:rPr>
      </w:pPr>
    </w:p>
    <w:p w14:paraId="75326B23" w14:textId="5F667EB1" w:rsidR="006D3E21" w:rsidRPr="00C661D5" w:rsidRDefault="006D3E21" w:rsidP="006D3E21">
      <w:pPr>
        <w:pStyle w:val="Ttulo4"/>
        <w:ind w:left="0"/>
        <w:contextualSpacing w:val="0"/>
        <w:jc w:val="left"/>
      </w:pPr>
      <w:r>
        <w:t>3.2.1.16 Caso de RDC-26</w:t>
      </w:r>
    </w:p>
    <w:p w14:paraId="2A451813" w14:textId="7D8C4157" w:rsidR="006D3E21" w:rsidRPr="00C661D5" w:rsidRDefault="006D3E21" w:rsidP="006D3E21">
      <w:pPr>
        <w:spacing w:line="360" w:lineRule="auto"/>
        <w:jc w:val="center"/>
        <w:rPr>
          <w:sz w:val="24"/>
          <w:szCs w:val="24"/>
        </w:rPr>
      </w:pPr>
      <w:r>
        <w:rPr>
          <w:sz w:val="24"/>
          <w:szCs w:val="24"/>
        </w:rPr>
        <w:t>Tabla 19</w:t>
      </w:r>
      <w:r w:rsidRPr="00C661D5">
        <w:rPr>
          <w:sz w:val="24"/>
          <w:szCs w:val="24"/>
        </w:rPr>
        <w:t xml:space="preserve">. </w:t>
      </w:r>
      <w:r>
        <w:t>RDC-26</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77777777" w:rsidR="006D3E21" w:rsidRPr="006948AB" w:rsidRDefault="006D3E21"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57911543" w:rsidR="006D3E21" w:rsidRPr="00C661D5" w:rsidRDefault="006D3E21" w:rsidP="004B5946">
            <w:pPr>
              <w:contextualSpacing w:val="0"/>
              <w:jc w:val="center"/>
              <w:rPr>
                <w:rFonts w:ascii="Arial" w:eastAsia="Arial" w:hAnsi="Arial" w:cs="Arial"/>
                <w:sz w:val="24"/>
                <w:szCs w:val="24"/>
              </w:rPr>
            </w:pPr>
            <w:r>
              <w:rPr>
                <w:rFonts w:ascii="Arial" w:eastAsia="Arial" w:hAnsi="Arial" w:cs="Arial"/>
                <w:sz w:val="24"/>
                <w:szCs w:val="24"/>
              </w:rPr>
              <w:t>Visualizar RDC-26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077072A0"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999EA0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7931FD3B"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 pdf del reporte RDC-26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6D3E21">
      <w:pPr>
        <w:spacing w:line="360" w:lineRule="auto"/>
        <w:jc w:val="left"/>
        <w:rPr>
          <w:b/>
          <w:sz w:val="24"/>
          <w:szCs w:val="24"/>
          <w:u w:val="single"/>
        </w:rPr>
      </w:pPr>
    </w:p>
    <w:p w14:paraId="6B51BE30" w14:textId="77777777" w:rsidR="00C94F87" w:rsidRDefault="00C94F87" w:rsidP="006948AB">
      <w:pPr>
        <w:spacing w:line="360" w:lineRule="auto"/>
        <w:jc w:val="left"/>
        <w:rPr>
          <w:b/>
          <w:sz w:val="24"/>
          <w:szCs w:val="24"/>
          <w:u w:val="single"/>
        </w:rPr>
      </w:pPr>
    </w:p>
    <w:p w14:paraId="6EAF059E" w14:textId="77777777" w:rsidR="006948AB" w:rsidRPr="00C661D5" w:rsidRDefault="006948AB">
      <w:pPr>
        <w:spacing w:line="360" w:lineRule="auto"/>
        <w:ind w:left="864"/>
        <w:jc w:val="left"/>
        <w:rPr>
          <w:b/>
          <w:sz w:val="24"/>
          <w:szCs w:val="24"/>
          <w:u w:val="single"/>
        </w:rPr>
      </w:pPr>
    </w:p>
    <w:p w14:paraId="43D52AAB" w14:textId="77777777" w:rsidR="003F1952" w:rsidRPr="00C661D5" w:rsidRDefault="000C1B85">
      <w:pPr>
        <w:spacing w:line="360" w:lineRule="auto"/>
        <w:jc w:val="left"/>
        <w:rPr>
          <w:b/>
          <w:sz w:val="24"/>
          <w:szCs w:val="24"/>
        </w:rPr>
      </w:pPr>
      <w:bookmarkStart w:id="51" w:name="_28h4qwu" w:colFirst="0" w:colLast="0"/>
      <w:bookmarkEnd w:id="51"/>
      <w:r w:rsidRPr="00C661D5">
        <w:rPr>
          <w:b/>
          <w:sz w:val="24"/>
          <w:szCs w:val="24"/>
        </w:rPr>
        <w:t>3.2.1.9 Caso de Uso Cerrar Sesión</w:t>
      </w:r>
    </w:p>
    <w:p w14:paraId="63D2C639" w14:textId="77777777" w:rsidR="003F1952" w:rsidRPr="00C661D5" w:rsidRDefault="000C1B85">
      <w:pPr>
        <w:spacing w:after="200"/>
        <w:jc w:val="center"/>
        <w:rPr>
          <w:sz w:val="24"/>
          <w:szCs w:val="24"/>
        </w:rPr>
      </w:pPr>
      <w:bookmarkStart w:id="52" w:name="_nmf14n" w:colFirst="0" w:colLast="0"/>
      <w:bookmarkEnd w:id="52"/>
      <w:r w:rsidRPr="00C661D5">
        <w:rPr>
          <w:sz w:val="24"/>
          <w:szCs w:val="24"/>
        </w:rPr>
        <w:t>Figura 9. Caso de uso cerrar sesión</w:t>
      </w:r>
    </w:p>
    <w:p w14:paraId="280B6C53" w14:textId="77777777" w:rsidR="003F1952" w:rsidRPr="00C661D5" w:rsidRDefault="000C1B85">
      <w:pPr>
        <w:spacing w:line="360" w:lineRule="auto"/>
        <w:rPr>
          <w:b/>
          <w:sz w:val="24"/>
          <w:szCs w:val="24"/>
        </w:rPr>
      </w:pPr>
      <w:r w:rsidRPr="00C661D5">
        <w:rPr>
          <w:noProof/>
          <w:sz w:val="24"/>
          <w:szCs w:val="24"/>
        </w:rPr>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6"/>
                    <a:srcRect/>
                    <a:stretch>
                      <a:fillRect/>
                    </a:stretch>
                  </pic:blipFill>
                  <pic:spPr>
                    <a:xfrm>
                      <a:off x="0" y="0"/>
                      <a:ext cx="5612130" cy="3429000"/>
                    </a:xfrm>
                    <a:prstGeom prst="rect">
                      <a:avLst/>
                    </a:prstGeom>
                    <a:ln/>
                  </pic:spPr>
                </pic:pic>
              </a:graphicData>
            </a:graphic>
          </wp:inline>
        </w:drawing>
      </w:r>
    </w:p>
    <w:p w14:paraId="59476A0B" w14:textId="77777777" w:rsidR="003F1952" w:rsidRPr="00C661D5" w:rsidRDefault="000C1B85">
      <w:pPr>
        <w:spacing w:line="360" w:lineRule="auto"/>
        <w:ind w:firstLine="708"/>
        <w:jc w:val="center"/>
        <w:rPr>
          <w:sz w:val="24"/>
          <w:szCs w:val="24"/>
        </w:rPr>
      </w:pPr>
      <w:r w:rsidRPr="00C661D5">
        <w:rPr>
          <w:sz w:val="24"/>
          <w:szCs w:val="24"/>
        </w:rPr>
        <w:t>Fuente: Autor</w:t>
      </w:r>
    </w:p>
    <w:p w14:paraId="23BC0330" w14:textId="77777777" w:rsidR="003F1952" w:rsidRPr="00C661D5" w:rsidRDefault="003F1952">
      <w:pPr>
        <w:spacing w:line="360" w:lineRule="auto"/>
        <w:ind w:firstLine="708"/>
        <w:jc w:val="center"/>
        <w:rPr>
          <w:sz w:val="24"/>
          <w:szCs w:val="24"/>
        </w:rPr>
      </w:pPr>
    </w:p>
    <w:p w14:paraId="7ED2FE15" w14:textId="02B3777A" w:rsidR="003F1952" w:rsidRPr="00C661D5" w:rsidRDefault="00586478">
      <w:pPr>
        <w:spacing w:line="360" w:lineRule="auto"/>
        <w:jc w:val="center"/>
        <w:rPr>
          <w:sz w:val="24"/>
          <w:szCs w:val="24"/>
        </w:rPr>
      </w:pPr>
      <w:bookmarkStart w:id="53" w:name="_37m2jsg" w:colFirst="0" w:colLast="0"/>
      <w:bookmarkEnd w:id="53"/>
      <w:r>
        <w:rPr>
          <w:sz w:val="24"/>
          <w:szCs w:val="24"/>
        </w:rPr>
        <w:t>Tabla 20</w:t>
      </w:r>
      <w:r w:rsidR="000C1B85" w:rsidRPr="00C661D5">
        <w:rPr>
          <w:sz w:val="24"/>
          <w:szCs w:val="24"/>
        </w:rPr>
        <w:t>. Cerrar Sesión</w:t>
      </w:r>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pPr>
        <w:spacing w:line="360" w:lineRule="auto"/>
        <w:ind w:firstLine="708"/>
        <w:jc w:val="center"/>
        <w:rPr>
          <w:b/>
          <w:sz w:val="24"/>
          <w:szCs w:val="24"/>
        </w:rPr>
      </w:pPr>
    </w:p>
    <w:p w14:paraId="1ECEDFB8" w14:textId="6748277F" w:rsidR="00586478" w:rsidRDefault="00586478">
      <w:pPr>
        <w:spacing w:line="360" w:lineRule="auto"/>
        <w:ind w:firstLine="708"/>
        <w:jc w:val="center"/>
        <w:rPr>
          <w:b/>
          <w:sz w:val="24"/>
          <w:szCs w:val="24"/>
        </w:rPr>
      </w:pPr>
    </w:p>
    <w:p w14:paraId="3309266A" w14:textId="1F2D31D4" w:rsidR="00586478" w:rsidRDefault="00586478">
      <w:pPr>
        <w:spacing w:line="360" w:lineRule="auto"/>
        <w:ind w:firstLine="708"/>
        <w:jc w:val="center"/>
        <w:rPr>
          <w:b/>
          <w:sz w:val="24"/>
          <w:szCs w:val="24"/>
        </w:rPr>
      </w:pPr>
    </w:p>
    <w:p w14:paraId="3E78A5DD" w14:textId="052FF334" w:rsidR="00586478" w:rsidRDefault="00586478">
      <w:pPr>
        <w:spacing w:line="360" w:lineRule="auto"/>
        <w:ind w:firstLine="708"/>
        <w:jc w:val="center"/>
        <w:rPr>
          <w:b/>
          <w:sz w:val="24"/>
          <w:szCs w:val="24"/>
        </w:rPr>
      </w:pPr>
    </w:p>
    <w:p w14:paraId="5880ABDB" w14:textId="7CB11CCE" w:rsidR="00586478" w:rsidRPr="00C661D5" w:rsidRDefault="00586478" w:rsidP="00586478">
      <w:pPr>
        <w:pStyle w:val="Ttulo4"/>
        <w:ind w:left="0"/>
        <w:contextualSpacing w:val="0"/>
        <w:jc w:val="left"/>
      </w:pPr>
      <w:r>
        <w:t>3.2.1.3</w:t>
      </w:r>
      <w:r w:rsidRPr="00C661D5">
        <w:t xml:space="preserve"> Caso de Uso </w:t>
      </w:r>
      <w:r>
        <w:t>de Auditor</w:t>
      </w:r>
    </w:p>
    <w:p w14:paraId="5B4DD38A" w14:textId="18B986B0" w:rsidR="00586478" w:rsidRPr="00C661D5" w:rsidRDefault="00586478" w:rsidP="00586478">
      <w:pPr>
        <w:spacing w:line="360" w:lineRule="auto"/>
        <w:jc w:val="center"/>
        <w:rPr>
          <w:sz w:val="24"/>
          <w:szCs w:val="24"/>
        </w:rPr>
      </w:pPr>
      <w:r>
        <w:rPr>
          <w:sz w:val="24"/>
          <w:szCs w:val="24"/>
        </w:rPr>
        <w:t>Tabla 21. Visualizar Reportes</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pdf.</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586478">
      <w:pPr>
        <w:spacing w:line="360" w:lineRule="auto"/>
        <w:ind w:firstLine="708"/>
        <w:jc w:val="left"/>
        <w:rPr>
          <w:b/>
          <w:sz w:val="24"/>
          <w:szCs w:val="24"/>
        </w:rPr>
      </w:pPr>
    </w:p>
    <w:p w14:paraId="3AD30095" w14:textId="77777777" w:rsidR="003F1952" w:rsidRPr="00C661D5" w:rsidRDefault="000C1B85">
      <w:pPr>
        <w:pStyle w:val="Ttulo3"/>
        <w:keepLines/>
        <w:widowControl/>
        <w:spacing w:before="320" w:after="80"/>
        <w:contextualSpacing w:val="0"/>
        <w:jc w:val="both"/>
      </w:pPr>
      <w:bookmarkStart w:id="54" w:name="_Toc487057294"/>
      <w:r w:rsidRPr="00C661D5">
        <w:t>3.2.</w:t>
      </w:r>
      <w:r w:rsidR="00C25455" w:rsidRPr="00C661D5">
        <w:t>2</w:t>
      </w:r>
      <w:r w:rsidRPr="00C661D5">
        <w:t>. Modelo BPMN</w:t>
      </w:r>
      <w:bookmarkEnd w:id="54"/>
    </w:p>
    <w:p w14:paraId="4BCA3323" w14:textId="77777777"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pPr>
        <w:widowControl/>
        <w:spacing w:line="360" w:lineRule="auto"/>
        <w:rPr>
          <w:color w:val="323232"/>
          <w:sz w:val="24"/>
          <w:szCs w:val="24"/>
          <w:highlight w:val="white"/>
        </w:rPr>
      </w:pPr>
    </w:p>
    <w:p w14:paraId="7885470C" w14:textId="77777777" w:rsidR="003F1952" w:rsidRPr="00C661D5" w:rsidRDefault="000C1B85">
      <w:pPr>
        <w:widowControl/>
        <w:spacing w:line="360" w:lineRule="auto"/>
        <w:rPr>
          <w:sz w:val="24"/>
          <w:szCs w:val="24"/>
        </w:rPr>
      </w:pPr>
      <w:r w:rsidRPr="00C661D5">
        <w:rPr>
          <w:sz w:val="24"/>
          <w:szCs w:val="24"/>
        </w:rPr>
        <w:t>A continuación se muestra el modelo BPMN que representa el flujo secuencial que involucra el formato RDC-54:</w:t>
      </w:r>
    </w:p>
    <w:p w14:paraId="2C037F70" w14:textId="77777777" w:rsidR="003F1952" w:rsidRPr="00C661D5" w:rsidRDefault="003F1952">
      <w:pPr>
        <w:widowControl/>
        <w:spacing w:line="360" w:lineRule="auto"/>
        <w:rPr>
          <w:sz w:val="24"/>
          <w:szCs w:val="24"/>
        </w:rPr>
      </w:pPr>
    </w:p>
    <w:p w14:paraId="1D3CAAB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7"/>
                    <a:srcRect t="1721" b="12042"/>
                    <a:stretch>
                      <a:fillRect/>
                    </a:stretch>
                  </pic:blipFill>
                  <pic:spPr>
                    <a:xfrm>
                      <a:off x="0" y="0"/>
                      <a:ext cx="5612130" cy="5130800"/>
                    </a:xfrm>
                    <a:prstGeom prst="rect">
                      <a:avLst/>
                    </a:prstGeom>
                    <a:ln/>
                  </pic:spPr>
                </pic:pic>
              </a:graphicData>
            </a:graphic>
          </wp:inline>
        </w:drawing>
      </w:r>
    </w:p>
    <w:p w14:paraId="3B6D8C04" w14:textId="77777777" w:rsidR="003F1952" w:rsidRPr="00C661D5" w:rsidRDefault="003F1952">
      <w:pPr>
        <w:widowControl/>
        <w:spacing w:line="360" w:lineRule="auto"/>
        <w:rPr>
          <w:sz w:val="24"/>
          <w:szCs w:val="24"/>
        </w:rPr>
      </w:pPr>
    </w:p>
    <w:p w14:paraId="74A13A02" w14:textId="5890D542" w:rsidR="003F1952" w:rsidRPr="00C661D5" w:rsidRDefault="000C1B85">
      <w:pPr>
        <w:widowControl/>
        <w:spacing w:line="360" w:lineRule="auto"/>
        <w:rPr>
          <w:sz w:val="24"/>
          <w:szCs w:val="24"/>
        </w:rPr>
      </w:pPr>
      <w:r w:rsidRPr="00C661D5">
        <w:rPr>
          <w:sz w:val="24"/>
          <w:szCs w:val="24"/>
        </w:rPr>
        <w:t>A partir de la gráfica podemos ver que no existe un flujo complicado, el proceso es corto a simple vista</w:t>
      </w:r>
      <w:ins w:id="55" w:author="elkin" w:date="2017-11-02T23:02:00Z">
        <w:r w:rsidR="00B53467">
          <w:rPr>
            <w:sz w:val="24"/>
            <w:szCs w:val="24"/>
          </w:rPr>
          <w:t>. A</w:t>
        </w:r>
      </w:ins>
      <w:del w:id="56" w:author="elkin" w:date="2017-11-02T23:02:00Z">
        <w:r w:rsidRPr="00C661D5" w:rsidDel="00B53467">
          <w:rPr>
            <w:sz w:val="24"/>
            <w:szCs w:val="24"/>
          </w:rPr>
          <w:delText>, a</w:delText>
        </w:r>
      </w:del>
      <w:r w:rsidRPr="00C661D5">
        <w:rPr>
          <w:sz w:val="24"/>
          <w:szCs w:val="24"/>
        </w:rPr>
        <w:t>nalizando los elementos que componen el formato RDC-54 notamos que requiere relacionar cada entidad estrictamente. Por lo tanto, aunque se usa herramientas ofimáticas como lo es Microsoft Office Excel, el documento puede ser alterado fácilmente, cuando esto pasa, el poco control que existía, se 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pPr>
        <w:widowControl/>
        <w:spacing w:line="360" w:lineRule="auto"/>
        <w:rPr>
          <w:sz w:val="24"/>
          <w:szCs w:val="24"/>
        </w:rPr>
      </w:pPr>
    </w:p>
    <w:p w14:paraId="49DDB4F6" w14:textId="77777777" w:rsidR="003F1952" w:rsidRPr="00C661D5" w:rsidRDefault="00C25455">
      <w:pPr>
        <w:pStyle w:val="Ttulo3"/>
        <w:keepLines/>
        <w:widowControl/>
        <w:spacing w:before="320" w:after="80"/>
        <w:contextualSpacing w:val="0"/>
        <w:jc w:val="both"/>
      </w:pPr>
      <w:bookmarkStart w:id="57" w:name="_Toc487057295"/>
      <w:commentRangeStart w:id="58"/>
      <w:r w:rsidRPr="00C661D5">
        <w:t>3.2.3</w:t>
      </w:r>
      <w:r w:rsidR="000C1B85" w:rsidRPr="00C661D5">
        <w:t>. Modelo Entidad Relación</w:t>
      </w:r>
      <w:bookmarkEnd w:id="57"/>
      <w:commentRangeEnd w:id="58"/>
      <w:r w:rsidR="00B53467">
        <w:rPr>
          <w:rStyle w:val="Refdecomentario"/>
          <w:b w:val="0"/>
        </w:rPr>
        <w:commentReference w:id="58"/>
      </w:r>
    </w:p>
    <w:p w14:paraId="59742638" w14:textId="77777777" w:rsidR="003F1952" w:rsidRPr="00C661D5" w:rsidRDefault="000C1B85">
      <w:pPr>
        <w:widowControl/>
        <w:spacing w:line="360" w:lineRule="auto"/>
        <w:rPr>
          <w:sz w:val="24"/>
          <w:szCs w:val="24"/>
        </w:rPr>
      </w:pPr>
      <w:r w:rsidRPr="00C661D5">
        <w:rPr>
          <w:sz w:val="24"/>
          <w:szCs w:val="24"/>
        </w:rPr>
        <w:t>La base de un software es la estructura de sus datos, por medio del diagrama de entidad relación podemos establecer la estructura necesaria para que el sistema funcione correctamente:</w:t>
      </w:r>
    </w:p>
    <w:p w14:paraId="57EB1EEA" w14:textId="77777777" w:rsidR="003F1952" w:rsidRPr="00C661D5" w:rsidRDefault="003F1952">
      <w:pPr>
        <w:widowControl/>
        <w:spacing w:line="360" w:lineRule="auto"/>
        <w:rPr>
          <w:sz w:val="24"/>
          <w:szCs w:val="24"/>
        </w:rPr>
      </w:pPr>
    </w:p>
    <w:p w14:paraId="720DD869"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8"/>
                    <a:srcRect/>
                    <a:stretch>
                      <a:fillRect/>
                    </a:stretch>
                  </pic:blipFill>
                  <pic:spPr>
                    <a:xfrm>
                      <a:off x="0" y="0"/>
                      <a:ext cx="5612130" cy="3263900"/>
                    </a:xfrm>
                    <a:prstGeom prst="rect">
                      <a:avLst/>
                    </a:prstGeom>
                    <a:ln/>
                  </pic:spPr>
                </pic:pic>
              </a:graphicData>
            </a:graphic>
          </wp:inline>
        </w:drawing>
      </w:r>
    </w:p>
    <w:p w14:paraId="18343972" w14:textId="77777777" w:rsidR="003F1952" w:rsidRPr="00C661D5" w:rsidRDefault="003F1952">
      <w:pPr>
        <w:widowControl/>
        <w:spacing w:line="360" w:lineRule="auto"/>
        <w:rPr>
          <w:b/>
          <w:sz w:val="24"/>
          <w:szCs w:val="24"/>
        </w:rPr>
      </w:pPr>
    </w:p>
    <w:p w14:paraId="268C8349" w14:textId="77777777" w:rsidR="003F1952" w:rsidRPr="00C661D5" w:rsidRDefault="000C1B85">
      <w:pPr>
        <w:pStyle w:val="Ttulo3"/>
        <w:keepLines/>
        <w:widowControl/>
        <w:spacing w:before="320" w:after="80"/>
        <w:contextualSpacing w:val="0"/>
        <w:jc w:val="both"/>
      </w:pPr>
      <w:bookmarkStart w:id="59" w:name="_Toc487057296"/>
      <w:commentRangeStart w:id="60"/>
      <w:r w:rsidRPr="00C661D5">
        <w:t>3.2.</w:t>
      </w:r>
      <w:r w:rsidR="00C25455" w:rsidRPr="00C661D5">
        <w:t>4</w:t>
      </w:r>
      <w:r w:rsidRPr="00C661D5">
        <w:t>. Diagrama de Clases</w:t>
      </w:r>
      <w:bookmarkEnd w:id="59"/>
      <w:commentRangeEnd w:id="60"/>
      <w:r w:rsidR="00B53467">
        <w:rPr>
          <w:rStyle w:val="Refdecomentario"/>
          <w:b w:val="0"/>
        </w:rPr>
        <w:commentReference w:id="60"/>
      </w:r>
    </w:p>
    <w:p w14:paraId="77955C2F" w14:textId="77777777" w:rsidR="003F1952" w:rsidRPr="00C661D5" w:rsidRDefault="000C1B85">
      <w:pPr>
        <w:widowControl/>
        <w:spacing w:line="360" w:lineRule="auto"/>
        <w:rPr>
          <w:sz w:val="24"/>
          <w:szCs w:val="24"/>
        </w:rPr>
      </w:pPr>
      <w:r w:rsidRPr="00C661D5">
        <w:rPr>
          <w:sz w:val="24"/>
          <w:szCs w:val="24"/>
        </w:rPr>
        <w:t>Con base a estructura de datos planteamos la estructura de clases que será necesaria en el desarrollo del sistema.</w:t>
      </w:r>
    </w:p>
    <w:p w14:paraId="37FE8105" w14:textId="77777777" w:rsidR="003F1952" w:rsidRPr="00C661D5" w:rsidRDefault="003F1952">
      <w:pPr>
        <w:widowControl/>
        <w:spacing w:line="360" w:lineRule="auto"/>
        <w:rPr>
          <w:sz w:val="24"/>
          <w:szCs w:val="24"/>
        </w:rPr>
      </w:pPr>
    </w:p>
    <w:p w14:paraId="39A85FBA"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4447F1B1" wp14:editId="170FF96E">
            <wp:extent cx="5612130" cy="3416300"/>
            <wp:effectExtent l="0" t="0" r="762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rcRect/>
                    <a:stretch>
                      <a:fillRect/>
                    </a:stretch>
                  </pic:blipFill>
                  <pic:spPr>
                    <a:xfrm>
                      <a:off x="0" y="0"/>
                      <a:ext cx="5612130" cy="3416300"/>
                    </a:xfrm>
                    <a:prstGeom prst="rect">
                      <a:avLst/>
                    </a:prstGeom>
                    <a:ln/>
                  </pic:spPr>
                </pic:pic>
              </a:graphicData>
            </a:graphic>
          </wp:inline>
        </w:drawing>
      </w:r>
    </w:p>
    <w:p w14:paraId="0B6D4448" w14:textId="77777777" w:rsidR="003F1952" w:rsidRPr="00C661D5" w:rsidRDefault="003F1952">
      <w:pPr>
        <w:widowControl/>
        <w:spacing w:line="360" w:lineRule="auto"/>
        <w:rPr>
          <w:sz w:val="24"/>
          <w:szCs w:val="24"/>
        </w:rPr>
      </w:pPr>
    </w:p>
    <w:p w14:paraId="79E12C3C" w14:textId="77777777" w:rsidR="003F1952" w:rsidRPr="00C661D5" w:rsidRDefault="000C1B85">
      <w:pPr>
        <w:pStyle w:val="Ttulo3"/>
        <w:keepLines/>
        <w:widowControl/>
        <w:spacing w:before="320" w:after="80"/>
        <w:contextualSpacing w:val="0"/>
        <w:jc w:val="both"/>
      </w:pPr>
      <w:bookmarkStart w:id="61" w:name="_Toc487057297"/>
      <w:r w:rsidRPr="00C661D5">
        <w:t>3.2.</w:t>
      </w:r>
      <w:r w:rsidR="00C25455" w:rsidRPr="00C661D5">
        <w:t>5</w:t>
      </w:r>
      <w:r w:rsidRPr="00C661D5">
        <w:t>. Diagrama de Secuencias</w:t>
      </w:r>
      <w:bookmarkEnd w:id="61"/>
    </w:p>
    <w:p w14:paraId="4E6AEED6" w14:textId="77777777" w:rsidR="003F1952" w:rsidRPr="00C661D5" w:rsidRDefault="000C1B85">
      <w:pPr>
        <w:widowControl/>
        <w:spacing w:line="360" w:lineRule="auto"/>
        <w:rPr>
          <w:sz w:val="24"/>
          <w:szCs w:val="24"/>
        </w:rPr>
      </w:pPr>
      <w:r w:rsidRPr="00C661D5">
        <w:rPr>
          <w:sz w:val="24"/>
          <w:szCs w:val="24"/>
        </w:rPr>
        <w:t>Por medio de este diagrama se conoce más a fondo la interacción del usuario con el sistema, podemos conocer la comunicación de los elementos de la arquitectura Modelo-Vista-Controlador.</w:t>
      </w:r>
    </w:p>
    <w:p w14:paraId="77595717" w14:textId="77777777" w:rsidR="003F1952" w:rsidRPr="00C661D5" w:rsidRDefault="000C1B85">
      <w:pPr>
        <w:widowControl/>
        <w:spacing w:line="360" w:lineRule="auto"/>
        <w:rPr>
          <w:b/>
          <w:sz w:val="24"/>
          <w:szCs w:val="24"/>
        </w:rPr>
      </w:pPr>
      <w:r w:rsidRPr="00C661D5">
        <w:rPr>
          <w:noProof/>
          <w:sz w:val="24"/>
          <w:szCs w:val="24"/>
        </w:rPr>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21">
                      <a:biLevel thresh="75000"/>
                      <a:extLst>
                        <a:ext uri="{BEBA8EAE-BF5A-486C-A8C5-ECC9F3942E4B}">
                          <a14:imgProps xmlns:a14="http://schemas.microsoft.com/office/drawing/2010/main">
                            <a14:imgLayer r:embed="rId22">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96EF4E8" w14:textId="77777777" w:rsidR="003F1952" w:rsidRPr="00C661D5" w:rsidRDefault="003F1952">
      <w:pPr>
        <w:widowControl/>
        <w:spacing w:line="360" w:lineRule="auto"/>
        <w:rPr>
          <w:b/>
          <w:sz w:val="24"/>
          <w:szCs w:val="24"/>
        </w:rPr>
      </w:pPr>
    </w:p>
    <w:p w14:paraId="70B64351"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3">
                      <a:biLevel thresh="75000"/>
                      <a:extLst>
                        <a:ext uri="{BEBA8EAE-BF5A-486C-A8C5-ECC9F3942E4B}">
                          <a14:imgProps xmlns:a14="http://schemas.microsoft.com/office/drawing/2010/main">
                            <a14:imgLayer r:embed="rId24">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1B416EDE" w14:textId="77777777" w:rsidR="003F1952" w:rsidRPr="00C661D5" w:rsidRDefault="003F1952">
      <w:pPr>
        <w:rPr>
          <w:color w:val="A6A6A6"/>
          <w:sz w:val="24"/>
          <w:szCs w:val="24"/>
        </w:rPr>
      </w:pPr>
    </w:p>
    <w:p w14:paraId="3846F89D" w14:textId="77777777" w:rsidR="003F1952" w:rsidRPr="00C661D5" w:rsidRDefault="003F1952">
      <w:pPr>
        <w:rPr>
          <w:color w:val="FF0000"/>
          <w:sz w:val="24"/>
          <w:szCs w:val="24"/>
        </w:rPr>
      </w:pPr>
    </w:p>
    <w:p w14:paraId="15BC8132" w14:textId="77777777"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pPr>
        <w:rPr>
          <w:b/>
          <w:sz w:val="24"/>
          <w:szCs w:val="24"/>
        </w:rPr>
      </w:pPr>
    </w:p>
    <w:p w14:paraId="6BB4BE9C" w14:textId="77777777" w:rsidR="005C7480" w:rsidRPr="00C661D5" w:rsidRDefault="005C7480">
      <w:pPr>
        <w:rPr>
          <w:b/>
          <w:sz w:val="24"/>
          <w:szCs w:val="24"/>
        </w:rPr>
      </w:pPr>
    </w:p>
    <w:p w14:paraId="10015E7C" w14:textId="77777777" w:rsidR="000C1B85" w:rsidRPr="00C661D5" w:rsidRDefault="005C7480">
      <w:pPr>
        <w:rPr>
          <w:b/>
          <w:sz w:val="24"/>
          <w:szCs w:val="24"/>
        </w:rPr>
      </w:pPr>
      <w:r w:rsidRPr="00C661D5">
        <w:rPr>
          <w:sz w:val="24"/>
          <w:szCs w:val="24"/>
        </w:rPr>
        <w:t xml:space="preserve">Es un framework para Arquitecturas Empresariales desarrollado por The Open Group - TOGAF y significa The Open Group Architecture Framework. Es una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Pr="00C661D5">
            <w:rPr>
              <w:b/>
              <w:sz w:val="24"/>
              <w:szCs w:val="24"/>
            </w:rPr>
            <w:fldChar w:fldCharType="begin"/>
          </w:r>
          <w:r w:rsidRPr="00C661D5">
            <w:rPr>
              <w:b/>
              <w:sz w:val="24"/>
              <w:szCs w:val="24"/>
            </w:rPr>
            <w:instrText xml:space="preserve"> CITATION The17 \l 9226 </w:instrText>
          </w:r>
          <w:r w:rsidRPr="00C661D5">
            <w:rPr>
              <w:b/>
              <w:sz w:val="24"/>
              <w:szCs w:val="24"/>
            </w:rPr>
            <w:fldChar w:fldCharType="separate"/>
          </w:r>
          <w:r w:rsidRPr="00C661D5">
            <w:rPr>
              <w:noProof/>
              <w:sz w:val="24"/>
              <w:szCs w:val="24"/>
            </w:rPr>
            <w:t>(The Open Group, 2017)</w:t>
          </w:r>
          <w:r w:rsidRPr="00C661D5">
            <w:rPr>
              <w:b/>
              <w:sz w:val="24"/>
              <w:szCs w:val="24"/>
            </w:rPr>
            <w:fldChar w:fldCharType="end"/>
          </w:r>
        </w:sdtContent>
      </w:sdt>
    </w:p>
    <w:p w14:paraId="1F927F9C" w14:textId="77777777" w:rsidR="003F1952" w:rsidRPr="00C661D5" w:rsidRDefault="003F1952">
      <w:pPr>
        <w:rPr>
          <w:b/>
          <w:sz w:val="24"/>
          <w:szCs w:val="24"/>
        </w:rPr>
      </w:pPr>
    </w:p>
    <w:p w14:paraId="52363EDD" w14:textId="7B9E7819" w:rsidR="003F1952" w:rsidRPr="00C661D5" w:rsidDel="00CB4DD0" w:rsidRDefault="000C1B85">
      <w:pPr>
        <w:rPr>
          <w:del w:id="62" w:author="elkin" w:date="2017-11-02T23:06:00Z"/>
          <w:b/>
          <w:sz w:val="24"/>
          <w:szCs w:val="24"/>
        </w:rPr>
      </w:pPr>
      <w:del w:id="63" w:author="elkin" w:date="2017-11-02T23:06:00Z">
        <w:r w:rsidRPr="00C661D5" w:rsidDel="00CB4DD0">
          <w:rPr>
            <w:b/>
            <w:sz w:val="24"/>
            <w:szCs w:val="24"/>
          </w:rPr>
          <w:delText>nombrar, referenciar y agregar el mapa de servicios que se realizó</w:delText>
        </w:r>
      </w:del>
    </w:p>
    <w:p w14:paraId="06169129" w14:textId="77777777" w:rsidR="003F1952" w:rsidRPr="00C661D5" w:rsidRDefault="003F1952">
      <w:pPr>
        <w:rPr>
          <w:sz w:val="24"/>
          <w:szCs w:val="24"/>
        </w:rPr>
      </w:pPr>
    </w:p>
    <w:p w14:paraId="2ACB8273" w14:textId="77777777" w:rsidR="003F1952" w:rsidRPr="00C661D5" w:rsidRDefault="000C1B85">
      <w:pPr>
        <w:rPr>
          <w:sz w:val="24"/>
          <w:szCs w:val="24"/>
        </w:rPr>
      </w:pPr>
      <w:r w:rsidRPr="00C661D5">
        <w:rPr>
          <w:noProof/>
          <w:sz w:val="24"/>
          <w:szCs w:val="24"/>
        </w:rPr>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94826" cy="4563226"/>
                    </a:xfrm>
                    <a:prstGeom prst="rect">
                      <a:avLst/>
                    </a:prstGeom>
                    <a:ln/>
                  </pic:spPr>
                </pic:pic>
              </a:graphicData>
            </a:graphic>
          </wp:inline>
        </w:drawing>
      </w:r>
    </w:p>
    <w:p w14:paraId="5C58443A" w14:textId="77777777" w:rsidR="006B122F" w:rsidRDefault="006B122F">
      <w:pPr>
        <w:spacing w:line="276" w:lineRule="auto"/>
        <w:jc w:val="left"/>
        <w:rPr>
          <w:sz w:val="24"/>
          <w:szCs w:val="24"/>
        </w:rPr>
      </w:pPr>
    </w:p>
    <w:p w14:paraId="413E45BA" w14:textId="77777777" w:rsidR="006B122F" w:rsidRDefault="006B122F">
      <w:pPr>
        <w:spacing w:line="276" w:lineRule="auto"/>
        <w:jc w:val="left"/>
        <w:rPr>
          <w:sz w:val="24"/>
          <w:szCs w:val="24"/>
        </w:rPr>
      </w:pPr>
    </w:p>
    <w:p w14:paraId="0D05D68D" w14:textId="77777777" w:rsidR="006B122F" w:rsidRDefault="006B122F" w:rsidP="006B122F">
      <w:pPr>
        <w:pStyle w:val="Ttulo2"/>
      </w:pPr>
      <w:bookmarkStart w:id="64" w:name="_Toc435465227"/>
      <w:r>
        <w:t>3.3 Fase de desarrollo</w:t>
      </w:r>
      <w:bookmarkEnd w:id="64"/>
    </w:p>
    <w:p w14:paraId="34049ADE" w14:textId="77777777" w:rsidR="006B122F" w:rsidRDefault="006B122F" w:rsidP="006B122F">
      <w:r>
        <w:t>Al iniciar la aplicación se muestra la siguiente vista:</w:t>
      </w:r>
    </w:p>
    <w:p w14:paraId="2FB6009B" w14:textId="77777777" w:rsidR="006B122F" w:rsidRDefault="006B122F">
      <w:pPr>
        <w:spacing w:line="276" w:lineRule="auto"/>
        <w:jc w:val="left"/>
        <w:rPr>
          <w:sz w:val="24"/>
          <w:szCs w:val="24"/>
        </w:rPr>
      </w:pPr>
      <w:r>
        <w:rPr>
          <w:noProof/>
        </w:rPr>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900" cy="4457700"/>
                    </a:xfrm>
                    <a:prstGeom prst="rect">
                      <a:avLst/>
                    </a:prstGeom>
                  </pic:spPr>
                </pic:pic>
              </a:graphicData>
            </a:graphic>
          </wp:inline>
        </w:drawing>
      </w:r>
    </w:p>
    <w:p w14:paraId="7441F87F" w14:textId="77777777" w:rsidR="006B122F" w:rsidRDefault="006B122F">
      <w:pPr>
        <w:spacing w:line="276" w:lineRule="auto"/>
        <w:jc w:val="left"/>
        <w:rPr>
          <w:sz w:val="24"/>
          <w:szCs w:val="24"/>
        </w:rPr>
      </w:pPr>
    </w:p>
    <w:p w14:paraId="21E71733" w14:textId="77777777" w:rsidR="006B122F" w:rsidRPr="00DC5B31" w:rsidRDefault="006B122F" w:rsidP="006B122F">
      <w:pPr>
        <w:pStyle w:val="Ttulo3"/>
      </w:pPr>
      <w:bookmarkStart w:id="65" w:name="_Toc435465228"/>
      <w:r w:rsidRPr="00DC5B31">
        <w:t>Modulo</w:t>
      </w:r>
      <w:bookmarkEnd w:id="65"/>
      <w:r>
        <w:t xml:space="preserve"> Coordinador</w:t>
      </w:r>
    </w:p>
    <w:p w14:paraId="3971CB21" w14:textId="77777777" w:rsidR="006B122F" w:rsidRDefault="006B122F" w:rsidP="006B122F">
      <w:pPr>
        <w:rPr>
          <w:ins w:id="66" w:author="elkin" w:date="2017-11-02T23:06:00Z"/>
        </w:rPr>
      </w:pPr>
      <w:r>
        <w:t>En esta vista el usuario ingresas sus datos de usuario y clave, si los datos ingresados son correctos, en el caso del coordinador se muestra la siguiente vista:</w:t>
      </w:r>
    </w:p>
    <w:p w14:paraId="097254AA" w14:textId="77777777" w:rsidR="00CB4DD0" w:rsidRDefault="00CB4DD0" w:rsidP="006B122F"/>
    <w:p w14:paraId="5D8A9564" w14:textId="1B5FD0EE" w:rsidR="006B122F" w:rsidRDefault="0027759C" w:rsidP="006B122F">
      <w:r>
        <w:rPr>
          <w:noProof/>
        </w:rPr>
        <w:drawing>
          <wp:inline distT="0" distB="0" distL="0" distR="0" wp14:anchorId="45DEF3DB" wp14:editId="1EB295CA">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68780"/>
                    </a:xfrm>
                    <a:prstGeom prst="rect">
                      <a:avLst/>
                    </a:prstGeom>
                  </pic:spPr>
                </pic:pic>
              </a:graphicData>
            </a:graphic>
          </wp:inline>
        </w:drawing>
      </w:r>
    </w:p>
    <w:p w14:paraId="0226C1B9" w14:textId="77777777" w:rsidR="00CB4DD0" w:rsidRDefault="00CB4DD0" w:rsidP="006B122F">
      <w:pPr>
        <w:rPr>
          <w:ins w:id="67" w:author="elkin" w:date="2017-11-02T23:07:00Z"/>
        </w:rPr>
      </w:pPr>
    </w:p>
    <w:p w14:paraId="28920674" w14:textId="77777777" w:rsidR="006B122F" w:rsidRDefault="006B122F" w:rsidP="006B122F">
      <w:pPr>
        <w:rPr>
          <w:ins w:id="68" w:author="elkin" w:date="2017-11-02T23:07:00Z"/>
        </w:rPr>
      </w:pPr>
      <w:r>
        <w:t>En ella se encuentras las opciones Docentes, Semanas y Asignación las cuales permiten al coordinador crear, editar, borrar y listar la información almacenada en la base de datos.</w:t>
      </w:r>
    </w:p>
    <w:p w14:paraId="23E28005" w14:textId="77777777" w:rsidR="00CB4DD0" w:rsidRDefault="00CB4DD0" w:rsidP="006B122F"/>
    <w:p w14:paraId="050E63EA" w14:textId="77777777" w:rsidR="006B122F" w:rsidRDefault="006B122F" w:rsidP="006B122F"/>
    <w:p w14:paraId="141BBE55" w14:textId="3074D1E0" w:rsidR="006B122F" w:rsidRDefault="0027759C" w:rsidP="006B122F">
      <w:r>
        <w:rPr>
          <w:noProof/>
        </w:rPr>
        <w:drawing>
          <wp:inline distT="0" distB="0" distL="0" distR="0" wp14:anchorId="0CA44DA7" wp14:editId="35C7D593">
            <wp:extent cx="5612130" cy="1668780"/>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68780"/>
                    </a:xfrm>
                    <a:prstGeom prst="rect">
                      <a:avLst/>
                    </a:prstGeom>
                  </pic:spPr>
                </pic:pic>
              </a:graphicData>
            </a:graphic>
          </wp:inline>
        </w:drawing>
      </w:r>
    </w:p>
    <w:p w14:paraId="076190CF" w14:textId="77777777" w:rsidR="006B122F" w:rsidRDefault="006B122F" w:rsidP="006B122F"/>
    <w:p w14:paraId="435600EE" w14:textId="77777777" w:rsidR="00CB4DD0" w:rsidRDefault="00CB4DD0" w:rsidP="006B122F">
      <w:pPr>
        <w:rPr>
          <w:ins w:id="69" w:author="elkin" w:date="2017-11-02T23:07:00Z"/>
          <w:lang w:eastAsia="ar-SA"/>
        </w:rPr>
      </w:pPr>
    </w:p>
    <w:p w14:paraId="44FD0514" w14:textId="77777777" w:rsidR="006B122F" w:rsidRDefault="006B122F" w:rsidP="006B122F">
      <w:pPr>
        <w:rPr>
          <w:lang w:eastAsia="ar-SA"/>
        </w:rPr>
      </w:pPr>
      <w:r>
        <w:rPr>
          <w:lang w:eastAsia="ar-SA"/>
        </w:rPr>
        <w:t xml:space="preserve">Si </w:t>
      </w:r>
      <w:r w:rsidR="009C5C63">
        <w:rPr>
          <w:lang w:eastAsia="ar-SA"/>
        </w:rPr>
        <w:t>accedemos en el menú docentes</w:t>
      </w:r>
      <w:r>
        <w:rPr>
          <w:lang w:eastAsia="ar-SA"/>
        </w:rPr>
        <w:t xml:space="preserve"> se verá la lista de registros que contiene y  cada registro tiene dos opciones, el botón de la caneca permite eliminar el registro de esa fila y el botón con icono de lápiz permite editar el registro. También existe el botón crear que permite añadir un registro nuevo y se ve  como en la siguiente imagen:</w:t>
      </w:r>
    </w:p>
    <w:p w14:paraId="39B8ACBA" w14:textId="77777777" w:rsidR="009C5C63" w:rsidRDefault="009C5C63" w:rsidP="006B122F">
      <w:pPr>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81680"/>
                    </a:xfrm>
                    <a:prstGeom prst="rect">
                      <a:avLst/>
                    </a:prstGeom>
                  </pic:spPr>
                </pic:pic>
              </a:graphicData>
            </a:graphic>
          </wp:inline>
        </w:drawing>
      </w:r>
    </w:p>
    <w:p w14:paraId="7CC73AF3" w14:textId="77777777" w:rsidR="009C5C63" w:rsidRDefault="009C5C63" w:rsidP="006B122F">
      <w:pPr>
        <w:rPr>
          <w:lang w:eastAsia="ar-SA"/>
        </w:rPr>
      </w:pPr>
    </w:p>
    <w:p w14:paraId="022D8540" w14:textId="77777777" w:rsidR="009C5C63" w:rsidRDefault="009C5C63" w:rsidP="006B122F">
      <w:pPr>
        <w:rPr>
          <w:lang w:eastAsia="ar-SA"/>
        </w:rPr>
      </w:pPr>
      <w:r>
        <w:rPr>
          <w:lang w:eastAsia="ar-SA"/>
        </w:rPr>
        <w:t>El coordinador solo registra la información más relevante del docente, para que pueda acceder a la aplicación.</w:t>
      </w:r>
    </w:p>
    <w:p w14:paraId="275D9D3A" w14:textId="77777777" w:rsidR="009C5C63" w:rsidRDefault="009C5C63" w:rsidP="006B122F">
      <w:pPr>
        <w:rPr>
          <w:lang w:eastAsia="ar-SA"/>
        </w:rPr>
      </w:pPr>
    </w:p>
    <w:p w14:paraId="4D657DA8" w14:textId="77777777" w:rsidR="009C5C63" w:rsidRDefault="009C5C63" w:rsidP="006B122F">
      <w:pPr>
        <w:rPr>
          <w:lang w:eastAsia="ar-SA"/>
        </w:rPr>
      </w:pPr>
    </w:p>
    <w:p w14:paraId="499280BB" w14:textId="77777777" w:rsidR="009C5C63" w:rsidRDefault="009C5C63" w:rsidP="009C5C63">
      <w:pPr>
        <w:rPr>
          <w:lang w:eastAsia="ar-SA"/>
        </w:rPr>
      </w:pPr>
      <w:r>
        <w:rPr>
          <w:lang w:eastAsia="ar-SA"/>
        </w:rPr>
        <w:t>La opción Semanas funciona de igual manera que docente, muestra una lista de  las Semanas del semestre que están registrados y cada registro tiene la posibilidad de editar y borrar, de igual manera ahí un botón para agregar una nueva Semana a la lista.</w:t>
      </w:r>
    </w:p>
    <w:p w14:paraId="14615297" w14:textId="77777777" w:rsidR="00E4666C" w:rsidRDefault="00E4666C" w:rsidP="009C5C63">
      <w:pPr>
        <w:rPr>
          <w:lang w:eastAsia="ar-SA"/>
        </w:rPr>
      </w:pPr>
    </w:p>
    <w:p w14:paraId="74AA175C" w14:textId="77777777" w:rsidR="00E4666C" w:rsidRDefault="00E4666C" w:rsidP="009C5C63">
      <w:pPr>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425575"/>
                    </a:xfrm>
                    <a:prstGeom prst="rect">
                      <a:avLst/>
                    </a:prstGeom>
                  </pic:spPr>
                </pic:pic>
              </a:graphicData>
            </a:graphic>
          </wp:inline>
        </w:drawing>
      </w:r>
    </w:p>
    <w:p w14:paraId="3C4F2094" w14:textId="77777777" w:rsidR="00E4666C" w:rsidRDefault="00E4666C" w:rsidP="009C5C63">
      <w:pPr>
        <w:rPr>
          <w:lang w:eastAsia="ar-SA"/>
        </w:rPr>
      </w:pPr>
    </w:p>
    <w:p w14:paraId="42A1A6DB" w14:textId="77777777" w:rsidR="00E4666C" w:rsidRDefault="00E4666C" w:rsidP="00E4666C">
      <w:pPr>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se ingresa los porcentajes de cada modalidad </w:t>
      </w:r>
      <w:r>
        <w:rPr>
          <w:lang w:eastAsia="ar-SA"/>
        </w:rPr>
        <w:t xml:space="preserve"> </w:t>
      </w:r>
      <w:r w:rsidR="00A83D8C">
        <w:rPr>
          <w:lang w:eastAsia="ar-SA"/>
        </w:rPr>
        <w:t>y al darle el botón se calcula por cada docente el porcentaje ingresado para la coordinación, cada celda de la tabla se puede modificar como el coordinador lo desee, la única restricción son la suma de las horas por docente y por actividad, no deben pasar el tope indicado a cada una.</w:t>
      </w:r>
    </w:p>
    <w:p w14:paraId="4E8AF846" w14:textId="77777777" w:rsidR="00E4666C" w:rsidRDefault="00E4666C" w:rsidP="009C5C63">
      <w:pPr>
        <w:rPr>
          <w:lang w:eastAsia="ar-SA"/>
        </w:rPr>
      </w:pPr>
    </w:p>
    <w:p w14:paraId="446371AB" w14:textId="77777777" w:rsidR="007B07FD" w:rsidRDefault="007B07FD" w:rsidP="009C5C63">
      <w:pPr>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423795"/>
                    </a:xfrm>
                    <a:prstGeom prst="rect">
                      <a:avLst/>
                    </a:prstGeom>
                  </pic:spPr>
                </pic:pic>
              </a:graphicData>
            </a:graphic>
          </wp:inline>
        </w:drawing>
      </w:r>
    </w:p>
    <w:p w14:paraId="360C779A" w14:textId="77777777" w:rsidR="009C5C63" w:rsidRDefault="009C5C63" w:rsidP="006B122F">
      <w:pPr>
        <w:rPr>
          <w:lang w:eastAsia="ar-SA"/>
        </w:rPr>
      </w:pPr>
    </w:p>
    <w:p w14:paraId="1755178E" w14:textId="77777777" w:rsidR="006B122F" w:rsidDel="00CB4DD0" w:rsidRDefault="006B122F" w:rsidP="006B122F">
      <w:pPr>
        <w:rPr>
          <w:del w:id="70" w:author="elkin" w:date="2017-11-02T23:07:00Z"/>
        </w:rPr>
      </w:pPr>
    </w:p>
    <w:p w14:paraId="36755670" w14:textId="556E9562" w:rsidR="006B122F" w:rsidDel="00CB4DD0" w:rsidRDefault="006B122F" w:rsidP="00A83D8C">
      <w:pPr>
        <w:jc w:val="right"/>
        <w:rPr>
          <w:del w:id="71" w:author="elkin" w:date="2017-11-02T23:07:00Z"/>
        </w:rPr>
      </w:pPr>
    </w:p>
    <w:p w14:paraId="4E81D4D6" w14:textId="0E65B229" w:rsidR="00A83D8C" w:rsidDel="00CB4DD0" w:rsidRDefault="00A83D8C" w:rsidP="00A83D8C">
      <w:pPr>
        <w:jc w:val="right"/>
        <w:rPr>
          <w:del w:id="72" w:author="elkin" w:date="2017-11-02T23:07:00Z"/>
        </w:rPr>
      </w:pPr>
    </w:p>
    <w:p w14:paraId="65CF00E3" w14:textId="6E709566" w:rsidR="00A83D8C" w:rsidDel="00CB4DD0" w:rsidRDefault="00A83D8C" w:rsidP="00A83D8C">
      <w:pPr>
        <w:jc w:val="right"/>
        <w:rPr>
          <w:del w:id="73" w:author="elkin" w:date="2017-11-02T23:07:00Z"/>
        </w:rPr>
      </w:pPr>
    </w:p>
    <w:p w14:paraId="5161FAED" w14:textId="70206755" w:rsidR="00A83D8C" w:rsidDel="00CB4DD0" w:rsidRDefault="00A83D8C" w:rsidP="00A83D8C">
      <w:pPr>
        <w:jc w:val="right"/>
        <w:rPr>
          <w:del w:id="74" w:author="elkin" w:date="2017-11-02T23:07:00Z"/>
        </w:rPr>
      </w:pPr>
    </w:p>
    <w:p w14:paraId="36E4369B" w14:textId="26291CB2" w:rsidR="00A83D8C" w:rsidDel="00CB4DD0" w:rsidRDefault="00A83D8C" w:rsidP="00A83D8C">
      <w:pPr>
        <w:jc w:val="right"/>
        <w:rPr>
          <w:del w:id="75" w:author="elkin" w:date="2017-11-02T23:07:00Z"/>
        </w:rPr>
      </w:pPr>
    </w:p>
    <w:p w14:paraId="6C0FB059" w14:textId="123E9309" w:rsidR="00A83D8C" w:rsidDel="00CB4DD0" w:rsidRDefault="00A83D8C" w:rsidP="00A83D8C">
      <w:pPr>
        <w:jc w:val="right"/>
        <w:rPr>
          <w:del w:id="76" w:author="elkin" w:date="2017-11-02T23:07:00Z"/>
        </w:rPr>
      </w:pPr>
    </w:p>
    <w:p w14:paraId="30ED3095" w14:textId="77777777" w:rsidR="00A83D8C" w:rsidRPr="00DC5B31" w:rsidRDefault="00A83D8C" w:rsidP="00A83D8C">
      <w:pPr>
        <w:pStyle w:val="Ttulo3"/>
        <w:rPr>
          <w:lang w:eastAsia="ar-SA"/>
        </w:rPr>
      </w:pPr>
      <w:bookmarkStart w:id="77" w:name="_Toc435465230"/>
      <w:r w:rsidRPr="00DC5B31">
        <w:rPr>
          <w:lang w:eastAsia="ar-SA"/>
        </w:rPr>
        <w:t>Modulo Docentes</w:t>
      </w:r>
      <w:bookmarkEnd w:id="77"/>
    </w:p>
    <w:p w14:paraId="166D8D7D" w14:textId="77777777" w:rsidR="00A83D8C" w:rsidRDefault="00A83D8C" w:rsidP="00A83D8C">
      <w:pPr>
        <w:rPr>
          <w:lang w:eastAsia="ar-SA"/>
        </w:rPr>
      </w:pPr>
      <w:r>
        <w:rPr>
          <w:lang w:eastAsia="ar-SA"/>
        </w:rPr>
        <w:t>En este módulo se  encuentra la opci</w:t>
      </w:r>
      <w:r w:rsidR="00C40F8D">
        <w:rPr>
          <w:lang w:eastAsia="ar-SA"/>
        </w:rPr>
        <w:t>ón  de  Actividades, Productos, Horario, Perfil y Reportes</w:t>
      </w:r>
      <w:r>
        <w:rPr>
          <w:lang w:eastAsia="ar-SA"/>
        </w:rPr>
        <w:t>.</w:t>
      </w:r>
    </w:p>
    <w:p w14:paraId="03D9A139" w14:textId="6544B736" w:rsidR="00C40F8D" w:rsidRDefault="000D6A73">
      <w:pPr>
        <w:spacing w:line="276" w:lineRule="auto"/>
        <w:jc w:val="left"/>
        <w:rPr>
          <w:sz w:val="24"/>
          <w:szCs w:val="24"/>
        </w:rPr>
      </w:pPr>
      <w:r>
        <w:rPr>
          <w:noProof/>
        </w:rPr>
        <w:drawing>
          <wp:inline distT="0" distB="0" distL="0" distR="0" wp14:anchorId="1835839D" wp14:editId="23D8E23D">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844040"/>
                    </a:xfrm>
                    <a:prstGeom prst="rect">
                      <a:avLst/>
                    </a:prstGeom>
                  </pic:spPr>
                </pic:pic>
              </a:graphicData>
            </a:graphic>
          </wp:inline>
        </w:drawing>
      </w:r>
    </w:p>
    <w:p w14:paraId="059B86DB" w14:textId="77777777" w:rsidR="00CB4DD0" w:rsidRDefault="00CB4DD0">
      <w:pPr>
        <w:spacing w:line="276" w:lineRule="auto"/>
        <w:jc w:val="left"/>
        <w:rPr>
          <w:ins w:id="78" w:author="elkin" w:date="2017-11-02T23:08:00Z"/>
        </w:rPr>
      </w:pPr>
    </w:p>
    <w:p w14:paraId="4F0AACA5" w14:textId="77777777" w:rsidR="00C40F8D" w:rsidRDefault="00C40F8D">
      <w:pPr>
        <w:spacing w:line="276" w:lineRule="auto"/>
        <w:jc w:val="left"/>
      </w:pPr>
      <w:r w:rsidRPr="00C40F8D">
        <w:t>En la opción de ac</w:t>
      </w:r>
      <w:r>
        <w:t>tividades se encuentra algo similar  a esto:</w:t>
      </w:r>
    </w:p>
    <w:p w14:paraId="678E24D5" w14:textId="77777777" w:rsidR="00C40F8D" w:rsidRDefault="00C40F8D">
      <w:pPr>
        <w:spacing w:line="276"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505585"/>
                    </a:xfrm>
                    <a:prstGeom prst="rect">
                      <a:avLst/>
                    </a:prstGeom>
                  </pic:spPr>
                </pic:pic>
              </a:graphicData>
            </a:graphic>
          </wp:inline>
        </w:drawing>
      </w:r>
    </w:p>
    <w:p w14:paraId="5327F8FD" w14:textId="77777777" w:rsidR="00C40F8D" w:rsidRDefault="00C40F8D">
      <w:pPr>
        <w:spacing w:line="276" w:lineRule="auto"/>
        <w:jc w:val="left"/>
      </w:pPr>
    </w:p>
    <w:p w14:paraId="3F87D42F" w14:textId="77777777" w:rsidR="00C40F8D" w:rsidRDefault="00C40F8D" w:rsidP="00C40F8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C40F8D">
      <w:pPr>
        <w:rPr>
          <w:lang w:eastAsia="ar-SA"/>
        </w:rPr>
      </w:pPr>
    </w:p>
    <w:p w14:paraId="37350FAB" w14:textId="77777777" w:rsidR="00C40F8D" w:rsidRDefault="00C40F8D" w:rsidP="00C40F8D">
      <w:pPr>
        <w:rPr>
          <w:lang w:eastAsia="ar-SA"/>
        </w:rPr>
      </w:pPr>
      <w:r>
        <w:rPr>
          <w:lang w:eastAsia="ar-SA"/>
        </w:rPr>
        <w:t>En la sección de Productos aparecerá de igual manera que en actividades un botón que permite crear y junto a cada registro de la lista las opciones para borrar y editar.</w:t>
      </w:r>
    </w:p>
    <w:p w14:paraId="09A6E1E0" w14:textId="77777777" w:rsidR="00C40F8D" w:rsidRDefault="00C40F8D">
      <w:pPr>
        <w:spacing w:line="276" w:lineRule="auto"/>
        <w:jc w:val="left"/>
      </w:pPr>
    </w:p>
    <w:p w14:paraId="0CFF4E99" w14:textId="77777777" w:rsidR="00C40F8D" w:rsidRDefault="00C40F8D">
      <w:pPr>
        <w:spacing w:line="276"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214120"/>
                    </a:xfrm>
                    <a:prstGeom prst="rect">
                      <a:avLst/>
                    </a:prstGeom>
                  </pic:spPr>
                </pic:pic>
              </a:graphicData>
            </a:graphic>
          </wp:inline>
        </w:drawing>
      </w:r>
    </w:p>
    <w:p w14:paraId="6FFAEAF5" w14:textId="77777777" w:rsidR="00CB4DD0" w:rsidRDefault="00CB4DD0" w:rsidP="00C40F8D">
      <w:pPr>
        <w:rPr>
          <w:lang w:eastAsia="ar-SA"/>
        </w:rPr>
      </w:pPr>
    </w:p>
    <w:p w14:paraId="19662DCE" w14:textId="77777777" w:rsidR="00CB4DD0" w:rsidRDefault="00CB4DD0" w:rsidP="00C40F8D">
      <w:pPr>
        <w:rPr>
          <w:lang w:eastAsia="ar-SA"/>
        </w:rPr>
      </w:pPr>
    </w:p>
    <w:p w14:paraId="3976F58F" w14:textId="77777777" w:rsidR="00C40F8D" w:rsidRDefault="00C40F8D" w:rsidP="00C40F8D">
      <w:pPr>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C40F8D">
      <w:pPr>
        <w:rPr>
          <w:lang w:eastAsia="ar-SA"/>
        </w:rPr>
      </w:pPr>
    </w:p>
    <w:p w14:paraId="08149A0A" w14:textId="77777777" w:rsidR="00CB4DD0" w:rsidRDefault="00CB4DD0" w:rsidP="00C40F8D">
      <w:pPr>
        <w:rPr>
          <w:lang w:eastAsia="ar-SA"/>
        </w:rPr>
      </w:pPr>
    </w:p>
    <w:p w14:paraId="4B5F040B" w14:textId="77777777" w:rsidR="004B5946" w:rsidRDefault="00C40F8D" w:rsidP="00C40F8D">
      <w:pPr>
        <w:rPr>
          <w:lang w:eastAsia="ar-SA"/>
        </w:rPr>
      </w:pPr>
      <w:r>
        <w:rPr>
          <w:noProof/>
        </w:rPr>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250440"/>
                    </a:xfrm>
                    <a:prstGeom prst="rect">
                      <a:avLst/>
                    </a:prstGeom>
                  </pic:spPr>
                </pic:pic>
              </a:graphicData>
            </a:graphic>
          </wp:inline>
        </w:drawing>
      </w:r>
    </w:p>
    <w:p w14:paraId="6439572C" w14:textId="77777777" w:rsidR="00CB4DD0" w:rsidRDefault="00CB4DD0" w:rsidP="00C40F8D">
      <w:pPr>
        <w:rPr>
          <w:lang w:eastAsia="ar-SA"/>
        </w:rPr>
      </w:pPr>
    </w:p>
    <w:p w14:paraId="06D22CBF" w14:textId="77777777" w:rsidR="00CB4DD0" w:rsidRDefault="00CB4DD0" w:rsidP="00C40F8D">
      <w:pPr>
        <w:rPr>
          <w:lang w:eastAsia="ar-SA"/>
        </w:rPr>
      </w:pPr>
    </w:p>
    <w:p w14:paraId="23B74EB6" w14:textId="172AF051" w:rsidR="00C40F8D" w:rsidRDefault="00C40F8D" w:rsidP="00C40F8D">
      <w:pPr>
        <w:rPr>
          <w:lang w:eastAsia="ar-SA"/>
        </w:rPr>
      </w:pPr>
      <w:commentRangeStart w:id="79"/>
      <w:r>
        <w:rPr>
          <w:lang w:eastAsia="ar-SA"/>
        </w:rPr>
        <w:t xml:space="preserve">Cuanto  se  hace clic </w:t>
      </w:r>
      <w:r w:rsidR="00FB1C40">
        <w:rPr>
          <w:lang w:eastAsia="ar-SA"/>
        </w:rPr>
        <w:t>a la palabra asignar</w:t>
      </w:r>
      <w:r>
        <w:rPr>
          <w:lang w:eastAsia="ar-SA"/>
        </w:rPr>
        <w:t xml:space="preserve"> aparecerá la siguiente ventana:</w:t>
      </w:r>
      <w:commentRangeEnd w:id="79"/>
      <w:r w:rsidR="00CB4DD0">
        <w:rPr>
          <w:rStyle w:val="Refdecomentario"/>
        </w:rPr>
        <w:commentReference w:id="79"/>
      </w:r>
    </w:p>
    <w:p w14:paraId="4A5354D6" w14:textId="77777777" w:rsidR="00FB1C40" w:rsidRDefault="00FB1C40" w:rsidP="00C40F8D">
      <w:pPr>
        <w:rPr>
          <w:lang w:eastAsia="ar-SA"/>
        </w:rPr>
      </w:pPr>
      <w:r>
        <w:rPr>
          <w:noProof/>
        </w:rPr>
        <w:drawing>
          <wp:inline distT="0" distB="0" distL="0" distR="0" wp14:anchorId="04689047" wp14:editId="3A739630">
            <wp:extent cx="4772025" cy="3600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025" cy="3600450"/>
                    </a:xfrm>
                    <a:prstGeom prst="rect">
                      <a:avLst/>
                    </a:prstGeom>
                  </pic:spPr>
                </pic:pic>
              </a:graphicData>
            </a:graphic>
          </wp:inline>
        </w:drawing>
      </w:r>
    </w:p>
    <w:p w14:paraId="79EA82D6" w14:textId="77777777" w:rsidR="00FB1C40" w:rsidRDefault="00FB1C40" w:rsidP="00C40F8D">
      <w:pPr>
        <w:rPr>
          <w:lang w:eastAsia="ar-SA"/>
        </w:rPr>
      </w:pPr>
    </w:p>
    <w:p w14:paraId="34AA3791" w14:textId="77777777" w:rsidR="00FB1C40" w:rsidRDefault="00FB1C40" w:rsidP="00FB1C40">
      <w:pPr>
        <w:rPr>
          <w:lang w:eastAsia="ar-SA"/>
        </w:rPr>
      </w:pPr>
      <w:r>
        <w:rPr>
          <w:lang w:eastAsia="ar-SA"/>
        </w:rPr>
        <w:t>En ella podrá seleccionar la actividad y la convención que se hará en la hora y el día asignado.</w:t>
      </w:r>
    </w:p>
    <w:p w14:paraId="012277D7" w14:textId="77777777" w:rsidR="00FB1C40" w:rsidRDefault="00FB1C40" w:rsidP="00FB1C40">
      <w:pPr>
        <w:rPr>
          <w:lang w:eastAsia="ar-SA"/>
        </w:rPr>
      </w:pPr>
    </w:p>
    <w:p w14:paraId="225C357E" w14:textId="77777777" w:rsidR="00FB1C40" w:rsidRDefault="00FB1C40" w:rsidP="00FB1C40">
      <w:pPr>
        <w:rPr>
          <w:lang w:eastAsia="ar-SA"/>
        </w:rPr>
      </w:pPr>
      <w:commentRangeStart w:id="80"/>
      <w:r>
        <w:rPr>
          <w:lang w:eastAsia="ar-SA"/>
        </w:rPr>
        <w:t>En la opción perfil se encuentran los datos relacionados con la información del docente, esta se divide en dos secciones, una es la información personal del docente</w:t>
      </w:r>
      <w:r w:rsidR="000D3202">
        <w:rPr>
          <w:lang w:eastAsia="ar-SA"/>
        </w:rPr>
        <w:t>.</w:t>
      </w:r>
      <w:commentRangeEnd w:id="80"/>
      <w:r w:rsidR="00CB4DD0">
        <w:rPr>
          <w:rStyle w:val="Refdecomentario"/>
        </w:rPr>
        <w:commentReference w:id="80"/>
      </w:r>
    </w:p>
    <w:p w14:paraId="13A00F83" w14:textId="77777777" w:rsidR="00CB4DD0" w:rsidRDefault="00CB4DD0" w:rsidP="00FB1C40">
      <w:pPr>
        <w:rPr>
          <w:lang w:eastAsia="ar-SA"/>
        </w:rPr>
      </w:pPr>
    </w:p>
    <w:p w14:paraId="467CFA11" w14:textId="78A537DE" w:rsidR="000D3202" w:rsidRDefault="0027759C" w:rsidP="00FB1C40">
      <w:pPr>
        <w:rPr>
          <w:lang w:eastAsia="ar-SA"/>
        </w:rPr>
      </w:pPr>
      <w:r>
        <w:rPr>
          <w:noProof/>
        </w:rPr>
        <w:drawing>
          <wp:inline distT="0" distB="0" distL="0" distR="0" wp14:anchorId="755D313D" wp14:editId="3028829D">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223260"/>
                    </a:xfrm>
                    <a:prstGeom prst="rect">
                      <a:avLst/>
                    </a:prstGeom>
                  </pic:spPr>
                </pic:pic>
              </a:graphicData>
            </a:graphic>
          </wp:inline>
        </w:drawing>
      </w:r>
    </w:p>
    <w:p w14:paraId="4392349B" w14:textId="1A35AF78" w:rsidR="000D3202" w:rsidRDefault="000D3202" w:rsidP="00FB1C40">
      <w:pPr>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FB1C40">
      <w:pPr>
        <w:rPr>
          <w:lang w:eastAsia="ar-SA"/>
        </w:rPr>
      </w:pPr>
    </w:p>
    <w:p w14:paraId="1C743A0E" w14:textId="77777777" w:rsidR="000D3202" w:rsidRDefault="000D3202" w:rsidP="00FB1C40">
      <w:pPr>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992630"/>
                    </a:xfrm>
                    <a:prstGeom prst="rect">
                      <a:avLst/>
                    </a:prstGeom>
                  </pic:spPr>
                </pic:pic>
              </a:graphicData>
            </a:graphic>
          </wp:inline>
        </w:drawing>
      </w:r>
    </w:p>
    <w:p w14:paraId="31E3FD82" w14:textId="77777777" w:rsidR="000D3202" w:rsidRDefault="000D3202" w:rsidP="00FB1C40">
      <w:pPr>
        <w:rPr>
          <w:lang w:eastAsia="ar-SA"/>
        </w:rPr>
      </w:pPr>
    </w:p>
    <w:p w14:paraId="12813693" w14:textId="77777777" w:rsidR="000D3202" w:rsidRDefault="000D3202" w:rsidP="00FB1C40">
      <w:pPr>
        <w:rPr>
          <w:lang w:eastAsia="ar-SA"/>
        </w:rPr>
      </w:pPr>
    </w:p>
    <w:p w14:paraId="021770C9" w14:textId="18993BDA" w:rsidR="000D3202" w:rsidRDefault="000D3202" w:rsidP="00FB1C40">
      <w:pPr>
        <w:rPr>
          <w:lang w:eastAsia="ar-SA"/>
        </w:rPr>
      </w:pPr>
      <w:r>
        <w:rPr>
          <w:lang w:eastAsia="ar-SA"/>
        </w:rPr>
        <w:t xml:space="preserve">Para finalizar el menú se encuentra la opción de reportes donde se podrá exportar en </w:t>
      </w:r>
      <w:r w:rsidR="00CB4DD0">
        <w:rPr>
          <w:lang w:eastAsia="ar-SA"/>
        </w:rPr>
        <w:t xml:space="preserve">formato </w:t>
      </w:r>
      <w:r>
        <w:rPr>
          <w:lang w:eastAsia="ar-SA"/>
        </w:rPr>
        <w:t>pdf el reporte RDC-54 y el RDC-26, con la información suministrada anteriormente por el docente.</w:t>
      </w:r>
    </w:p>
    <w:p w14:paraId="584E7827" w14:textId="77777777" w:rsidR="000D3202" w:rsidRDefault="000D3202" w:rsidP="00FB1C40">
      <w:pPr>
        <w:rPr>
          <w:lang w:eastAsia="ar-SA"/>
        </w:rPr>
      </w:pPr>
    </w:p>
    <w:p w14:paraId="556465A8" w14:textId="3422A9C4" w:rsidR="000D3202" w:rsidRDefault="000D3202" w:rsidP="00FB1C40">
      <w:pPr>
        <w:rPr>
          <w:lang w:eastAsia="ar-SA"/>
        </w:rPr>
      </w:pPr>
      <w:r>
        <w:rPr>
          <w:lang w:eastAsia="ar-SA"/>
        </w:rPr>
        <w:t xml:space="preserve">Por </w:t>
      </w:r>
      <w:r w:rsidR="00CB4DD0">
        <w:rPr>
          <w:lang w:eastAsia="ar-SA"/>
        </w:rPr>
        <w:t>último</w:t>
      </w:r>
      <w:r>
        <w:rPr>
          <w:lang w:eastAsia="ar-SA"/>
        </w:rPr>
        <w:t xml:space="preserve"> el docente cierra sesión con la opción ubicada  al aparte izquierda de la aplicación</w:t>
      </w:r>
      <w:r w:rsidR="00CB4DD0">
        <w:rPr>
          <w:lang w:eastAsia="ar-SA"/>
        </w:rPr>
        <w:t>.</w:t>
      </w:r>
    </w:p>
    <w:p w14:paraId="47E1951F" w14:textId="77777777" w:rsidR="00CB4DD0" w:rsidRDefault="00CB4DD0" w:rsidP="00FB1C40">
      <w:pPr>
        <w:rPr>
          <w:lang w:eastAsia="ar-SA"/>
        </w:rPr>
      </w:pPr>
    </w:p>
    <w:p w14:paraId="079CC7AF" w14:textId="22C26BE1" w:rsidR="000D3202" w:rsidRDefault="0027759C" w:rsidP="00FB1C40">
      <w:pPr>
        <w:rPr>
          <w:lang w:eastAsia="ar-SA"/>
        </w:rPr>
      </w:pPr>
      <w:r>
        <w:rPr>
          <w:noProof/>
        </w:rPr>
        <w:drawing>
          <wp:inline distT="0" distB="0" distL="0" distR="0" wp14:anchorId="17B15DFF" wp14:editId="2D2C2004">
            <wp:extent cx="5612130" cy="27051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70510"/>
                    </a:xfrm>
                    <a:prstGeom prst="rect">
                      <a:avLst/>
                    </a:prstGeom>
                  </pic:spPr>
                </pic:pic>
              </a:graphicData>
            </a:graphic>
          </wp:inline>
        </w:drawing>
      </w:r>
    </w:p>
    <w:p w14:paraId="24A53C66" w14:textId="77777777" w:rsidR="000D3202" w:rsidRDefault="000D3202" w:rsidP="00FB1C40">
      <w:pPr>
        <w:rPr>
          <w:lang w:eastAsia="ar-SA"/>
        </w:rPr>
      </w:pPr>
    </w:p>
    <w:p w14:paraId="720AD4E4" w14:textId="77777777" w:rsidR="000D3202" w:rsidRDefault="000D3202" w:rsidP="00FB1C40">
      <w:pPr>
        <w:rPr>
          <w:lang w:eastAsia="ar-SA"/>
        </w:rPr>
      </w:pPr>
      <w:commentRangeStart w:id="81"/>
      <w:r>
        <w:rPr>
          <w:lang w:eastAsia="ar-SA"/>
        </w:rPr>
        <w:t>FALTA CREAR EL PERFIL DEL AUDITOR</w:t>
      </w:r>
      <w:commentRangeEnd w:id="81"/>
      <w:r w:rsidR="00CB4DD0">
        <w:rPr>
          <w:rStyle w:val="Refdecomentario"/>
        </w:rPr>
        <w:commentReference w:id="81"/>
      </w:r>
    </w:p>
    <w:p w14:paraId="249625BE" w14:textId="77777777" w:rsidR="00FB1C40" w:rsidRDefault="00FB1C40" w:rsidP="00C40F8D">
      <w:pPr>
        <w:rPr>
          <w:lang w:eastAsia="ar-SA"/>
        </w:rPr>
      </w:pPr>
    </w:p>
    <w:p w14:paraId="2F32A7B1" w14:textId="721BC447" w:rsidR="003F1952" w:rsidRDefault="003F0C1B">
      <w:pPr>
        <w:spacing w:line="276" w:lineRule="auto"/>
        <w:jc w:val="left"/>
        <w:rPr>
          <w:b/>
        </w:rPr>
      </w:pPr>
      <w:r w:rsidRPr="003F0C1B">
        <w:rPr>
          <w:b/>
        </w:rPr>
        <w:t>Modulo Auditor</w:t>
      </w:r>
    </w:p>
    <w:p w14:paraId="2E45D214" w14:textId="282C4664" w:rsidR="003F0C1B" w:rsidRDefault="003F0C1B">
      <w:pPr>
        <w:spacing w:line="276" w:lineRule="auto"/>
        <w:jc w:val="left"/>
        <w:rPr>
          <w:b/>
        </w:rPr>
      </w:pPr>
    </w:p>
    <w:p w14:paraId="45954537" w14:textId="096D26B8" w:rsidR="003F0C1B" w:rsidRDefault="003F0C1B">
      <w:pPr>
        <w:spacing w:line="276" w:lineRule="auto"/>
        <w:jc w:val="left"/>
      </w:pPr>
      <w:r>
        <w:t xml:space="preserve">En este modulo se pueden visualizar los formatos RDC-54 y RDC-26. </w:t>
      </w:r>
    </w:p>
    <w:p w14:paraId="3B73057C" w14:textId="6B38EBE1" w:rsidR="003F0C1B" w:rsidRPr="003F0C1B" w:rsidRDefault="003F0C1B">
      <w:pPr>
        <w:spacing w:line="276" w:lineRule="auto"/>
        <w:jc w:val="left"/>
      </w:pPr>
      <w:r>
        <w:t>El auditor escoge la facultad y la coordinación de la cual quieren revisar el reporte.</w:t>
      </w:r>
    </w:p>
    <w:p w14:paraId="18F999B5" w14:textId="33E4E38C" w:rsidR="003F0C1B" w:rsidRDefault="003F0C1B">
      <w:pPr>
        <w:spacing w:line="276" w:lineRule="auto"/>
        <w:jc w:val="left"/>
      </w:pPr>
    </w:p>
    <w:p w14:paraId="6EFA34EB" w14:textId="75679DBC" w:rsidR="003F0C1B" w:rsidRDefault="003F0C1B">
      <w:pPr>
        <w:spacing w:line="276" w:lineRule="auto"/>
        <w:jc w:val="left"/>
      </w:pPr>
      <w:r>
        <w:rPr>
          <w:noProof/>
        </w:rPr>
        <w:drawing>
          <wp:inline distT="0" distB="0" distL="0" distR="0" wp14:anchorId="225A70BC" wp14:editId="14DEF380">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223135"/>
                    </a:xfrm>
                    <a:prstGeom prst="rect">
                      <a:avLst/>
                    </a:prstGeom>
                  </pic:spPr>
                </pic:pic>
              </a:graphicData>
            </a:graphic>
          </wp:inline>
        </w:drawing>
      </w:r>
    </w:p>
    <w:p w14:paraId="044C5665" w14:textId="77777777" w:rsidR="003F0C1B" w:rsidRDefault="003F0C1B">
      <w:pPr>
        <w:spacing w:line="276" w:lineRule="auto"/>
        <w:jc w:val="left"/>
      </w:pPr>
    </w:p>
    <w:p w14:paraId="231B349A" w14:textId="2D1075E5" w:rsidR="003F0C1B" w:rsidRDefault="003F0C1B">
      <w:pPr>
        <w:spacing w:line="276" w:lineRule="auto"/>
        <w:jc w:val="left"/>
      </w:pPr>
      <w:r>
        <w:t xml:space="preserve">En listado de los docentes se expande solo los docentes que tengan formatos </w:t>
      </w:r>
      <w:r w:rsidR="00002905">
        <w:t>realizados ya sean RDC-54 o RDC-26. Al dar click sobre el reporte podemos visualizar el pdf del Formato.</w:t>
      </w:r>
      <w:bookmarkStart w:id="82" w:name="_GoBack"/>
      <w:bookmarkEnd w:id="82"/>
    </w:p>
    <w:p w14:paraId="5B3B02FF" w14:textId="1CA47D63" w:rsidR="003F0C1B" w:rsidRDefault="003F0C1B">
      <w:pPr>
        <w:spacing w:line="276" w:lineRule="auto"/>
        <w:jc w:val="left"/>
      </w:pPr>
      <w:r>
        <w:rPr>
          <w:noProof/>
        </w:rPr>
        <w:drawing>
          <wp:inline distT="0" distB="0" distL="0" distR="0" wp14:anchorId="38913C84" wp14:editId="15D2B545">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157855"/>
                    </a:xfrm>
                    <a:prstGeom prst="rect">
                      <a:avLst/>
                    </a:prstGeom>
                  </pic:spPr>
                </pic:pic>
              </a:graphicData>
            </a:graphic>
          </wp:inline>
        </w:drawing>
      </w:r>
    </w:p>
    <w:p w14:paraId="6D6B0073" w14:textId="098A86AF" w:rsidR="003F0C1B" w:rsidRDefault="003F0C1B">
      <w:pPr>
        <w:spacing w:line="276" w:lineRule="auto"/>
        <w:jc w:val="left"/>
      </w:pPr>
    </w:p>
    <w:p w14:paraId="225D9BBA" w14:textId="04F939E0" w:rsidR="003F0C1B" w:rsidRDefault="003F0C1B">
      <w:pPr>
        <w:spacing w:line="276" w:lineRule="auto"/>
        <w:jc w:val="left"/>
      </w:pPr>
      <w:r>
        <w:rPr>
          <w:noProof/>
        </w:rPr>
        <w:drawing>
          <wp:inline distT="0" distB="0" distL="0" distR="0" wp14:anchorId="682DEA30" wp14:editId="5C542B8E">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148965"/>
                    </a:xfrm>
                    <a:prstGeom prst="rect">
                      <a:avLst/>
                    </a:prstGeom>
                  </pic:spPr>
                </pic:pic>
              </a:graphicData>
            </a:graphic>
          </wp:inline>
        </w:drawing>
      </w:r>
    </w:p>
    <w:p w14:paraId="229F45F4" w14:textId="54890F92" w:rsidR="003F0C1B" w:rsidRDefault="003F0C1B">
      <w:pPr>
        <w:spacing w:line="276" w:lineRule="auto"/>
        <w:jc w:val="left"/>
      </w:pPr>
    </w:p>
    <w:p w14:paraId="29272C3B" w14:textId="77777777" w:rsidR="003F0C1B" w:rsidRPr="00C40F8D" w:rsidRDefault="003F0C1B">
      <w:pPr>
        <w:spacing w:line="276" w:lineRule="auto"/>
        <w:jc w:val="left"/>
      </w:pPr>
    </w:p>
    <w:p w14:paraId="4557F795" w14:textId="77777777" w:rsidR="00C40F8D" w:rsidRDefault="00C40F8D">
      <w:pPr>
        <w:spacing w:line="276" w:lineRule="auto"/>
        <w:jc w:val="left"/>
        <w:rPr>
          <w:sz w:val="24"/>
          <w:szCs w:val="24"/>
        </w:rPr>
      </w:pPr>
    </w:p>
    <w:p w14:paraId="5AC1F781" w14:textId="77777777" w:rsidR="00C40F8D" w:rsidRPr="00C661D5" w:rsidRDefault="00C40F8D">
      <w:pPr>
        <w:spacing w:line="276" w:lineRule="auto"/>
        <w:jc w:val="left"/>
        <w:rPr>
          <w:sz w:val="24"/>
          <w:szCs w:val="24"/>
        </w:rPr>
        <w:sectPr w:rsidR="00C40F8D" w:rsidRPr="00C661D5">
          <w:type w:val="continuous"/>
          <w:pgSz w:w="12240" w:h="15840"/>
          <w:pgMar w:top="1701" w:right="1701" w:bottom="1701" w:left="1701" w:header="0" w:footer="720" w:gutter="0"/>
          <w:cols w:space="720"/>
        </w:sectPr>
      </w:pPr>
    </w:p>
    <w:p w14:paraId="5E40EAAD" w14:textId="77777777" w:rsidR="003F1952" w:rsidRPr="00C661D5" w:rsidRDefault="000C1B85">
      <w:pPr>
        <w:pStyle w:val="Ttulo1"/>
        <w:numPr>
          <w:ilvl w:val="0"/>
          <w:numId w:val="11"/>
        </w:numPr>
        <w:ind w:hanging="432"/>
        <w:rPr>
          <w:b w:val="0"/>
        </w:rPr>
      </w:pPr>
      <w:bookmarkStart w:id="83" w:name="_Toc487057298"/>
      <w:r w:rsidRPr="00C661D5">
        <w:t>RESULTADOS</w:t>
      </w:r>
      <w:bookmarkEnd w:id="83"/>
    </w:p>
    <w:p w14:paraId="7B77CE61" w14:textId="77777777" w:rsidR="003F1952" w:rsidRPr="00C661D5" w:rsidRDefault="000C1B85">
      <w:pPr>
        <w:rPr>
          <w:color w:val="A6A6A6"/>
          <w:sz w:val="24"/>
          <w:szCs w:val="24"/>
        </w:rPr>
      </w:pPr>
      <w:r w:rsidRPr="00C661D5">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14:paraId="3E354FC8" w14:textId="77777777" w:rsidR="003F1952" w:rsidRPr="00C661D5" w:rsidRDefault="003F1952">
      <w:pPr>
        <w:rPr>
          <w:color w:val="A6A6A6"/>
          <w:sz w:val="24"/>
          <w:szCs w:val="24"/>
        </w:rPr>
      </w:pPr>
    </w:p>
    <w:p w14:paraId="1E427EE7" w14:textId="77777777" w:rsidR="003F1952" w:rsidRPr="00C661D5" w:rsidRDefault="003F1952">
      <w:pPr>
        <w:rPr>
          <w:color w:val="A6A6A6"/>
          <w:sz w:val="24"/>
          <w:szCs w:val="24"/>
        </w:rPr>
      </w:pPr>
    </w:p>
    <w:p w14:paraId="780B3630" w14:textId="77777777" w:rsidR="003F1952" w:rsidRPr="00C661D5" w:rsidRDefault="003F1952">
      <w:pPr>
        <w:rPr>
          <w:color w:val="A6A6A6"/>
          <w:sz w:val="24"/>
          <w:szCs w:val="24"/>
        </w:rPr>
      </w:pPr>
    </w:p>
    <w:p w14:paraId="612ABA35" w14:textId="77777777"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F367D50" w14:textId="77777777" w:rsidR="003F1952" w:rsidRPr="00C661D5" w:rsidRDefault="000C1B85">
      <w:pPr>
        <w:pStyle w:val="Ttulo1"/>
        <w:numPr>
          <w:ilvl w:val="0"/>
          <w:numId w:val="11"/>
        </w:numPr>
        <w:ind w:hanging="432"/>
        <w:rPr>
          <w:b w:val="0"/>
        </w:rPr>
      </w:pPr>
      <w:bookmarkStart w:id="84" w:name="_Toc487057299"/>
      <w:r w:rsidRPr="00C661D5">
        <w:t>CONCLUSIONES</w:t>
      </w:r>
      <w:bookmarkEnd w:id="84"/>
    </w:p>
    <w:p w14:paraId="28723BC8" w14:textId="77777777"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14:paraId="416C39B4" w14:textId="77777777" w:rsidR="003F1952" w:rsidRPr="00C661D5" w:rsidRDefault="003F1952">
      <w:pPr>
        <w:rPr>
          <w:color w:val="A6A6A6"/>
          <w:sz w:val="24"/>
          <w:szCs w:val="24"/>
        </w:rPr>
      </w:pPr>
    </w:p>
    <w:p w14:paraId="6FEE8441" w14:textId="77777777"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2C54B7F6" w14:textId="77777777" w:rsidR="003F1952" w:rsidRPr="00C661D5" w:rsidRDefault="003F1952">
      <w:pPr>
        <w:rPr>
          <w:sz w:val="24"/>
          <w:szCs w:val="24"/>
        </w:rPr>
      </w:pPr>
    </w:p>
    <w:p w14:paraId="49222611" w14:textId="77777777" w:rsidR="003F1952" w:rsidRPr="00C661D5" w:rsidRDefault="003F1952">
      <w:pPr>
        <w:pStyle w:val="Ttulo1"/>
        <w:ind w:left="720" w:hanging="360"/>
      </w:pPr>
    </w:p>
    <w:p w14:paraId="3E1B41E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6BB1733" w14:textId="77777777" w:rsidR="003F1952" w:rsidRPr="00C661D5" w:rsidRDefault="000C1B85">
      <w:pPr>
        <w:pStyle w:val="Ttulo1"/>
        <w:numPr>
          <w:ilvl w:val="0"/>
          <w:numId w:val="11"/>
        </w:numPr>
        <w:ind w:hanging="432"/>
        <w:rPr>
          <w:b w:val="0"/>
        </w:rPr>
      </w:pPr>
      <w:bookmarkStart w:id="85" w:name="_Toc487057300"/>
      <w:r w:rsidRPr="00C661D5">
        <w:t>RECOMENDACIONES</w:t>
      </w:r>
      <w:bookmarkEnd w:id="85"/>
    </w:p>
    <w:p w14:paraId="4275DDCA" w14:textId="77777777"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14:paraId="3ECA5531" w14:textId="77777777" w:rsidR="003F1952" w:rsidRPr="00C661D5" w:rsidRDefault="003F1952">
      <w:pPr>
        <w:rPr>
          <w:sz w:val="24"/>
          <w:szCs w:val="24"/>
        </w:rPr>
      </w:pPr>
    </w:p>
    <w:p w14:paraId="7333053A" w14:textId="77777777" w:rsidR="003F1952" w:rsidRPr="00C661D5" w:rsidRDefault="003F1952">
      <w:pPr>
        <w:rPr>
          <w:sz w:val="24"/>
          <w:szCs w:val="24"/>
        </w:rPr>
      </w:pPr>
    </w:p>
    <w:p w14:paraId="075C6667" w14:textId="77777777" w:rsidR="003F1952" w:rsidRPr="00C661D5" w:rsidRDefault="003F1952">
      <w:pPr>
        <w:rPr>
          <w:sz w:val="24"/>
          <w:szCs w:val="24"/>
        </w:rPr>
      </w:pPr>
    </w:p>
    <w:p w14:paraId="7ED13948" w14:textId="77777777" w:rsidR="003F1952" w:rsidRPr="00C661D5" w:rsidRDefault="003F1952">
      <w:pPr>
        <w:jc w:val="left"/>
        <w:rPr>
          <w:sz w:val="24"/>
          <w:szCs w:val="24"/>
        </w:rPr>
      </w:pPr>
    </w:p>
    <w:p w14:paraId="3B8F846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pPr>
        <w:pStyle w:val="Ttulo1"/>
        <w:numPr>
          <w:ilvl w:val="0"/>
          <w:numId w:val="11"/>
        </w:numPr>
        <w:ind w:hanging="432"/>
      </w:pPr>
      <w:bookmarkStart w:id="86" w:name="_Toc487057301"/>
      <w:r w:rsidRPr="00C661D5">
        <w:t>REFERENCIAS BIBLIOGRÁFICAS</w:t>
      </w:r>
      <w:bookmarkEnd w:id="86"/>
    </w:p>
    <w:p w14:paraId="389DEE86" w14:textId="77777777" w:rsidR="00575739" w:rsidRPr="00575739" w:rsidRDefault="00575739" w:rsidP="00575739"/>
    <w:p w14:paraId="1DD469C4" w14:textId="77777777" w:rsidR="00575739" w:rsidRPr="00575739" w:rsidRDefault="00575739" w:rsidP="00575739">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575739">
        <w:rPr>
          <w:noProof/>
          <w:sz w:val="24"/>
          <w:szCs w:val="24"/>
        </w:rPr>
        <w:t>AGUADED GÓMEZ, J. I., LÓPEZ MENESES, E., &amp; DÍAZ, L. A. (n.d.). Formacion del profesorado y software social. Retrieved from http://rabida.uhu.es/dspace/bitstream/handle/10272/6218/Formacion_del_profesorado.pdf?sequence=2</w:t>
      </w:r>
    </w:p>
    <w:p w14:paraId="78EA4AEF"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575739">
        <w:rPr>
          <w:i/>
          <w:iCs/>
          <w:noProof/>
          <w:sz w:val="24"/>
          <w:szCs w:val="24"/>
        </w:rPr>
        <w:t>POLIANTEA</w:t>
      </w:r>
      <w:r w:rsidRPr="00575739">
        <w:rPr>
          <w:noProof/>
          <w:sz w:val="24"/>
          <w:szCs w:val="24"/>
        </w:rPr>
        <w:t xml:space="preserve">, </w:t>
      </w:r>
      <w:r w:rsidRPr="00575739">
        <w:rPr>
          <w:i/>
          <w:iCs/>
          <w:noProof/>
          <w:sz w:val="24"/>
          <w:szCs w:val="24"/>
        </w:rPr>
        <w:t>6</w:t>
      </w:r>
      <w:r w:rsidRPr="00575739">
        <w:rPr>
          <w:noProof/>
          <w:sz w:val="24"/>
          <w:szCs w:val="24"/>
        </w:rPr>
        <w:t>(10). https://doi.org/10.15765/plnt.v6i10.238</w:t>
      </w:r>
    </w:p>
    <w:p w14:paraId="4F499EA5"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Cordeiro, J. (2014). </w:t>
      </w:r>
      <w:r w:rsidRPr="00575739">
        <w:rPr>
          <w:i/>
          <w:iCs/>
          <w:noProof/>
          <w:sz w:val="24"/>
          <w:szCs w:val="24"/>
        </w:rPr>
        <w:t>Apuntes de Ciencia &amp;amp; Sociedad.</w:t>
      </w:r>
      <w:r w:rsidRPr="00575739">
        <w:rPr>
          <w:noProof/>
          <w:sz w:val="24"/>
          <w:szCs w:val="24"/>
        </w:rPr>
        <w:t xml:space="preserve"> </w:t>
      </w:r>
      <w:r w:rsidRPr="00575739">
        <w:rPr>
          <w:i/>
          <w:iCs/>
          <w:noProof/>
          <w:sz w:val="24"/>
          <w:szCs w:val="24"/>
        </w:rPr>
        <w:t>Apuntes de Ciencia &amp; Sociedad</w:t>
      </w:r>
      <w:r w:rsidRPr="00575739">
        <w:rPr>
          <w:noProof/>
          <w:sz w:val="24"/>
          <w:szCs w:val="24"/>
        </w:rPr>
        <w:t xml:space="preserve"> (Vol. 4). </w:t>
      </w:r>
      <w:r w:rsidRPr="006B122F">
        <w:rPr>
          <w:noProof/>
          <w:sz w:val="24"/>
          <w:szCs w:val="24"/>
          <w:lang w:val="en-US"/>
        </w:rPr>
        <w:t>Retrieved from http://journals.continental.edu.pe/index.php/apuntes/article/view/255/279</w:t>
      </w:r>
    </w:p>
    <w:p w14:paraId="56580877"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Gimenez de Litebi Aznar, J. (2010). Muy breve historia del software. </w:t>
      </w:r>
      <w:r w:rsidRPr="006B122F">
        <w:rPr>
          <w:noProof/>
          <w:sz w:val="24"/>
          <w:szCs w:val="24"/>
          <w:lang w:val="en-US"/>
        </w:rPr>
        <w:t>Retrieved July 2, 2017, from http://www.itespresso.es/muy-breve-historia-del-software-45687.html</w:t>
      </w:r>
    </w:p>
    <w:p w14:paraId="0A49A5FC"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Lugo Silva, C., &amp; López García, S. (2013). </w:t>
      </w:r>
      <w:r w:rsidRPr="00575739">
        <w:rPr>
          <w:i/>
          <w:iCs/>
          <w:noProof/>
          <w:sz w:val="24"/>
          <w:szCs w:val="24"/>
        </w:rPr>
        <w:t>Informador técnico</w:t>
      </w:r>
      <w:r w:rsidRPr="00575739">
        <w:rPr>
          <w:noProof/>
          <w:sz w:val="24"/>
          <w:szCs w:val="24"/>
        </w:rPr>
        <w:t xml:space="preserve">. </w:t>
      </w:r>
      <w:r w:rsidRPr="00575739">
        <w:rPr>
          <w:i/>
          <w:iCs/>
          <w:noProof/>
          <w:sz w:val="24"/>
          <w:szCs w:val="24"/>
        </w:rPr>
        <w:t>Informador técnico, ISSN 0122-056X, ISSN-e 2256-5035, N</w:t>
      </w:r>
      <w:r w:rsidRPr="00575739">
        <w:rPr>
          <w:i/>
          <w:iCs/>
          <w:noProof/>
          <w:sz w:val="24"/>
          <w:szCs w:val="24"/>
          <w:vertAlign w:val="superscript"/>
        </w:rPr>
        <w:t>o</w:t>
      </w:r>
      <w:r w:rsidRPr="00575739">
        <w:rPr>
          <w:i/>
          <w:iCs/>
          <w:noProof/>
          <w:sz w:val="24"/>
          <w:szCs w:val="24"/>
        </w:rPr>
        <w:t>. 77, 2, 2013, págs. 192-200</w:t>
      </w:r>
      <w:r w:rsidRPr="00575739">
        <w:rPr>
          <w:noProof/>
          <w:sz w:val="24"/>
          <w:szCs w:val="24"/>
        </w:rPr>
        <w:t xml:space="preserve">. Centro Nacional de Asistencia Técnica a la Industria, ASTIN-SENA. </w:t>
      </w:r>
      <w:r w:rsidRPr="006B122F">
        <w:rPr>
          <w:noProof/>
          <w:sz w:val="24"/>
          <w:szCs w:val="24"/>
          <w:lang w:val="en-US"/>
        </w:rPr>
        <w:t>Retrieved from https://dialnet.unirioja.es/servlet/articulo?codigo=4560567</w:t>
      </w:r>
    </w:p>
    <w:p w14:paraId="4671657A" w14:textId="77777777" w:rsidR="00575739" w:rsidRPr="00575739" w:rsidRDefault="00575739" w:rsidP="00575739">
      <w:pPr>
        <w:autoSpaceDE w:val="0"/>
        <w:autoSpaceDN w:val="0"/>
        <w:adjustRightInd w:val="0"/>
        <w:spacing w:line="480" w:lineRule="auto"/>
        <w:ind w:left="480" w:hanging="480"/>
        <w:rPr>
          <w:noProof/>
          <w:sz w:val="24"/>
          <w:szCs w:val="24"/>
        </w:rPr>
      </w:pPr>
      <w:r w:rsidRPr="006B122F">
        <w:rPr>
          <w:noProof/>
          <w:sz w:val="24"/>
          <w:szCs w:val="24"/>
          <w:lang w:val="en-US"/>
        </w:rPr>
        <w:t xml:space="preserve">Majó, Joan, M., &amp; Pere. </w:t>
      </w:r>
      <w:r w:rsidRPr="00575739">
        <w:rPr>
          <w:noProof/>
          <w:sz w:val="24"/>
          <w:szCs w:val="24"/>
        </w:rPr>
        <w:t>(2001). La revolución educativa en la era de Internet. Retrieved from http://portal.cuc.edu.ve/upc/PNFT/TC/La revolucion educativa en la era de Internet.pdf</w:t>
      </w:r>
    </w:p>
    <w:p w14:paraId="074EC441"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Manuel Luzuriaga Directora, J., Alejandra Cechich CoDirectora, D., &amp; Rossi, G. (2011). Universidad Nacional de La Plata Mejora de Procesos como Soporte a Prácticas de Gobierno Electrónico. </w:t>
      </w:r>
      <w:r w:rsidRPr="006B122F">
        <w:rPr>
          <w:noProof/>
          <w:sz w:val="24"/>
          <w:szCs w:val="24"/>
          <w:lang w:val="en-US"/>
        </w:rPr>
        <w:t>Retrieved from http://sedici.unlp.edu.ar/bitstream/handle/10915/4199/Documento_completo.pdf?sequence=1</w:t>
      </w:r>
    </w:p>
    <w:p w14:paraId="73CB974D"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Morato, M. (2016). Empieza bien el 2016: sumérgete en la revolución del software. </w:t>
      </w:r>
      <w:r w:rsidRPr="006B122F">
        <w:rPr>
          <w:noProof/>
          <w:sz w:val="24"/>
          <w:szCs w:val="24"/>
          <w:lang w:val="en-US"/>
        </w:rPr>
        <w:t>Retrieved July 2, 2017, from https://www.fayerwayer.com/2016/01/empieza-bien-el-2016-sumergete-en-la-revolucion-del-software/</w:t>
      </w:r>
    </w:p>
    <w:p w14:paraId="64784CD2"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6B122F">
        <w:rPr>
          <w:noProof/>
          <w:sz w:val="24"/>
          <w:szCs w:val="24"/>
          <w:lang w:val="en-US"/>
        </w:rPr>
        <w:t xml:space="preserve">Neumann, P. G. (1993). The Role Of Software Engineering. </w:t>
      </w:r>
      <w:r w:rsidRPr="006B122F">
        <w:rPr>
          <w:i/>
          <w:iCs/>
          <w:noProof/>
          <w:sz w:val="24"/>
          <w:szCs w:val="24"/>
          <w:lang w:val="en-US"/>
        </w:rPr>
        <w:t>Communications of the ACM</w:t>
      </w:r>
      <w:r w:rsidRPr="006B122F">
        <w:rPr>
          <w:noProof/>
          <w:sz w:val="24"/>
          <w:szCs w:val="24"/>
          <w:lang w:val="en-US"/>
        </w:rPr>
        <w:t xml:space="preserve">, </w:t>
      </w:r>
      <w:r w:rsidRPr="006B122F">
        <w:rPr>
          <w:i/>
          <w:iCs/>
          <w:noProof/>
          <w:sz w:val="24"/>
          <w:szCs w:val="24"/>
          <w:lang w:val="en-US"/>
        </w:rPr>
        <w:t>36</w:t>
      </w:r>
      <w:r w:rsidRPr="006B122F">
        <w:rPr>
          <w:noProof/>
          <w:sz w:val="24"/>
          <w:szCs w:val="24"/>
          <w:lang w:val="en-US"/>
        </w:rPr>
        <w:t>(5), 114. https://doi.org/10.1145/155049.214836</w:t>
      </w:r>
    </w:p>
    <w:p w14:paraId="76280B33"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7942877B"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Políticas de Privacidad y Condiciones de Uso. </w:t>
      </w:r>
      <w:r w:rsidRPr="006B122F">
        <w:rPr>
          <w:noProof/>
          <w:sz w:val="24"/>
          <w:szCs w:val="24"/>
          <w:lang w:val="en-US"/>
        </w:rPr>
        <w:t>(n.d.). Retrieved from http://www.mintic.gov.co/portal/604/w3-article-2627.html</w:t>
      </w:r>
    </w:p>
    <w:p w14:paraId="08545F84"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Risen, J. (2013). Un “software” revolucionario que revela los secretos de las grandes bases de datos | Internacional | EL PAÍS. </w:t>
      </w:r>
      <w:r w:rsidRPr="006B122F">
        <w:rPr>
          <w:noProof/>
          <w:sz w:val="24"/>
          <w:szCs w:val="24"/>
          <w:lang w:val="en-US"/>
        </w:rPr>
        <w:t>Retrieved July 2, 2017, from http://internacional.elpais.com/internacional/2013/06/10/actualidad/1370853710_349931.html</w:t>
      </w:r>
    </w:p>
    <w:p w14:paraId="27E0F8BC" w14:textId="77777777" w:rsidR="00575739" w:rsidRPr="00575739" w:rsidRDefault="00575739" w:rsidP="00575739">
      <w:pPr>
        <w:autoSpaceDE w:val="0"/>
        <w:autoSpaceDN w:val="0"/>
        <w:adjustRightInd w:val="0"/>
        <w:spacing w:line="480" w:lineRule="auto"/>
        <w:ind w:left="480" w:hanging="480"/>
        <w:rPr>
          <w:noProof/>
          <w:sz w:val="24"/>
        </w:rPr>
      </w:pPr>
      <w:r w:rsidRPr="006B122F">
        <w:rPr>
          <w:noProof/>
          <w:sz w:val="24"/>
          <w:szCs w:val="24"/>
          <w:lang w:val="en-US"/>
        </w:rPr>
        <w:t xml:space="preserve">Rodríguez Bello, D. L., &amp; Valero Sánchez, D. A. (2015). </w:t>
      </w:r>
      <w:r w:rsidRPr="00575739">
        <w:rPr>
          <w:noProof/>
          <w:sz w:val="24"/>
          <w:szCs w:val="24"/>
        </w:rPr>
        <w:t xml:space="preserve">Adaptación de una solución de software libre para el control y monitoreo de traslado. </w:t>
      </w:r>
      <w:r w:rsidRPr="00575739">
        <w:rPr>
          <w:i/>
          <w:iCs/>
          <w:noProof/>
          <w:sz w:val="24"/>
          <w:szCs w:val="24"/>
        </w:rPr>
        <w:t>reponame:Repositorio Institucional Universidad Santo Tomás</w:t>
      </w:r>
      <w:r w:rsidRPr="00575739">
        <w:rPr>
          <w:noProof/>
          <w:sz w:val="24"/>
          <w:szCs w:val="24"/>
        </w:rPr>
        <w:t>. Retrieved from http://repository.usta.edu.co/handle/11634/391</w:t>
      </w:r>
    </w:p>
    <w:p w14:paraId="7CB31D75" w14:textId="77777777" w:rsidR="003F1952" w:rsidRPr="00C661D5" w:rsidRDefault="00575739" w:rsidP="00575739">
      <w:pPr>
        <w:spacing w:line="480" w:lineRule="auto"/>
        <w:ind w:left="600"/>
        <w:rPr>
          <w:color w:val="A6A6A6"/>
          <w:sz w:val="24"/>
          <w:szCs w:val="24"/>
          <w:lang w:val="en-US"/>
        </w:rPr>
      </w:pPr>
      <w:r>
        <w:rPr>
          <w:sz w:val="24"/>
          <w:szCs w:val="24"/>
        </w:rPr>
        <w:fldChar w:fldCharType="end"/>
      </w:r>
      <w:r w:rsidRPr="00C661D5">
        <w:rPr>
          <w:color w:val="A6A6A6"/>
          <w:sz w:val="24"/>
          <w:szCs w:val="24"/>
          <w:lang w:val="en-US"/>
        </w:rPr>
        <w:t xml:space="preserve"> </w:t>
      </w:r>
    </w:p>
    <w:p w14:paraId="7E7E178C" w14:textId="77777777" w:rsidR="003F1952" w:rsidRPr="00C661D5" w:rsidRDefault="003F1952">
      <w:pPr>
        <w:rPr>
          <w:sz w:val="24"/>
          <w:szCs w:val="24"/>
          <w:lang w:val="en-US"/>
        </w:rPr>
      </w:pPr>
    </w:p>
    <w:p w14:paraId="465A546A" w14:textId="77777777" w:rsidR="003F1952" w:rsidRPr="00C661D5" w:rsidRDefault="003F1952">
      <w:pPr>
        <w:rPr>
          <w:sz w:val="24"/>
          <w:szCs w:val="24"/>
          <w:lang w:val="en-US"/>
        </w:rPr>
      </w:pPr>
    </w:p>
    <w:p w14:paraId="12653868" w14:textId="77777777" w:rsidR="003F1952" w:rsidRPr="00C661D5" w:rsidRDefault="003F1952">
      <w:pPr>
        <w:rPr>
          <w:sz w:val="24"/>
          <w:szCs w:val="24"/>
          <w:lang w:val="en-US"/>
        </w:rPr>
      </w:pPr>
    </w:p>
    <w:p w14:paraId="5031B5B6" w14:textId="77777777" w:rsidR="003F1952" w:rsidRPr="00C661D5" w:rsidRDefault="003F1952">
      <w:pPr>
        <w:rPr>
          <w:sz w:val="24"/>
          <w:szCs w:val="24"/>
          <w:lang w:val="en-US"/>
        </w:rPr>
      </w:pPr>
    </w:p>
    <w:p w14:paraId="1E14EF58" w14:textId="77777777"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p>
    <w:p w14:paraId="242ECFD9" w14:textId="77777777" w:rsidR="003F1952" w:rsidRPr="00C661D5" w:rsidRDefault="000C1B85">
      <w:pPr>
        <w:pStyle w:val="Ttulo1"/>
        <w:numPr>
          <w:ilvl w:val="0"/>
          <w:numId w:val="11"/>
        </w:numPr>
        <w:ind w:hanging="432"/>
        <w:rPr>
          <w:b w:val="0"/>
        </w:rPr>
      </w:pPr>
      <w:bookmarkStart w:id="87" w:name="_Toc487057302"/>
      <w:r w:rsidRPr="00C661D5">
        <w:t>ANEXOS</w:t>
      </w:r>
      <w:bookmarkEnd w:id="87"/>
    </w:p>
    <w:p w14:paraId="32E8793F" w14:textId="77777777"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1B802F52" w14:textId="77777777" w:rsidR="003F1952" w:rsidRPr="00C661D5" w:rsidRDefault="003F1952">
      <w:pPr>
        <w:rPr>
          <w:color w:val="A6A6A6"/>
          <w:sz w:val="24"/>
          <w:szCs w:val="24"/>
        </w:rPr>
      </w:pPr>
    </w:p>
    <w:p w14:paraId="1FA41091" w14:textId="77777777"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14:paraId="741C51DB" w14:textId="77777777" w:rsidR="003F1952" w:rsidRPr="00C661D5" w:rsidRDefault="003F1952">
      <w:pPr>
        <w:rPr>
          <w:sz w:val="24"/>
          <w:szCs w:val="24"/>
        </w:rPr>
      </w:pPr>
    </w:p>
    <w:p w14:paraId="7D7D2DD3" w14:textId="77777777" w:rsidR="003F1952" w:rsidRPr="00C661D5" w:rsidRDefault="003F1952">
      <w:pPr>
        <w:rPr>
          <w:sz w:val="24"/>
          <w:szCs w:val="24"/>
        </w:rPr>
      </w:pPr>
    </w:p>
    <w:p w14:paraId="4653EDD0" w14:textId="77777777" w:rsidR="003F1952" w:rsidRPr="00C661D5" w:rsidRDefault="000C1B85">
      <w:pPr>
        <w:rPr>
          <w:b/>
          <w:sz w:val="24"/>
          <w:szCs w:val="24"/>
        </w:rPr>
      </w:pPr>
      <w:r w:rsidRPr="00C661D5">
        <w:rPr>
          <w:b/>
          <w:sz w:val="24"/>
          <w:szCs w:val="24"/>
        </w:rPr>
        <w:t>AYUDAS PARA LA PRESENTACIÓN DEL DOCUMENTO</w:t>
      </w:r>
    </w:p>
    <w:p w14:paraId="1CD72FA3" w14:textId="77777777" w:rsidR="003F1952" w:rsidRPr="00C661D5" w:rsidRDefault="003F1952">
      <w:pPr>
        <w:rPr>
          <w:sz w:val="24"/>
          <w:szCs w:val="24"/>
        </w:rPr>
      </w:pPr>
    </w:p>
    <w:p w14:paraId="064B4959" w14:textId="77777777"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14:paraId="1149999A" w14:textId="77777777" w:rsidR="003F1952" w:rsidRPr="00C661D5" w:rsidRDefault="003F1952">
      <w:pPr>
        <w:rPr>
          <w:sz w:val="24"/>
          <w:szCs w:val="24"/>
        </w:rPr>
      </w:pPr>
    </w:p>
    <w:p w14:paraId="4F965A3F" w14:textId="77777777"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14:paraId="561110A8" w14:textId="77777777" w:rsidR="003F1952" w:rsidRPr="00C661D5" w:rsidRDefault="003F1952">
      <w:pPr>
        <w:rPr>
          <w:sz w:val="24"/>
          <w:szCs w:val="24"/>
        </w:rPr>
      </w:pPr>
    </w:p>
    <w:p w14:paraId="67B8DAD7" w14:textId="77777777"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14:paraId="39B053D4" w14:textId="77777777" w:rsidR="003F1952" w:rsidRPr="00C661D5" w:rsidRDefault="003F1952">
      <w:pPr>
        <w:rPr>
          <w:b/>
          <w:sz w:val="24"/>
          <w:szCs w:val="24"/>
        </w:rPr>
      </w:pPr>
    </w:p>
    <w:p w14:paraId="3C8CD12B" w14:textId="77777777" w:rsidR="003F1952" w:rsidRPr="00C661D5" w:rsidRDefault="000C1B85">
      <w:pPr>
        <w:rPr>
          <w:b/>
          <w:sz w:val="24"/>
          <w:szCs w:val="24"/>
          <w:u w:val="single"/>
        </w:rPr>
      </w:pPr>
      <w:r w:rsidRPr="00C661D5">
        <w:rPr>
          <w:b/>
          <w:sz w:val="24"/>
          <w:szCs w:val="24"/>
          <w:u w:val="single"/>
        </w:rPr>
        <w:t>Ejemplo de imagen</w:t>
      </w:r>
    </w:p>
    <w:p w14:paraId="014140B5" w14:textId="77777777" w:rsidR="003F1952" w:rsidRPr="00C661D5" w:rsidRDefault="003F1952">
      <w:pPr>
        <w:rPr>
          <w:sz w:val="24"/>
          <w:szCs w:val="24"/>
        </w:rPr>
      </w:pPr>
    </w:p>
    <w:p w14:paraId="3F5C0A50" w14:textId="77777777" w:rsidR="003F1952" w:rsidRPr="00C661D5" w:rsidRDefault="000C1B85">
      <w:pPr>
        <w:jc w:val="center"/>
        <w:rPr>
          <w:sz w:val="24"/>
          <w:szCs w:val="24"/>
        </w:rPr>
      </w:pPr>
      <w:r w:rsidRPr="00C661D5">
        <w:rPr>
          <w:sz w:val="24"/>
          <w:szCs w:val="24"/>
        </w:rPr>
        <w:t>Figura 1. Tipos de Investigación</w:t>
      </w:r>
    </w:p>
    <w:p w14:paraId="49047F7F" w14:textId="77777777" w:rsidR="003F1952" w:rsidRPr="00C661D5" w:rsidRDefault="000C1B85">
      <w:pPr>
        <w:jc w:val="center"/>
        <w:rPr>
          <w:sz w:val="24"/>
          <w:szCs w:val="24"/>
        </w:rPr>
      </w:pPr>
      <w:r w:rsidRPr="00C661D5">
        <w:rPr>
          <w:noProof/>
          <w:sz w:val="24"/>
          <w:szCs w:val="24"/>
        </w:rPr>
        <w:drawing>
          <wp:inline distT="0" distB="0" distL="0" distR="0" wp14:anchorId="3238E5D7" wp14:editId="4BD631B6">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l="15498" r="13057"/>
                    <a:stretch>
                      <a:fillRect/>
                    </a:stretch>
                  </pic:blipFill>
                  <pic:spPr>
                    <a:xfrm>
                      <a:off x="0" y="0"/>
                      <a:ext cx="2482680" cy="2636204"/>
                    </a:xfrm>
                    <a:prstGeom prst="rect">
                      <a:avLst/>
                    </a:prstGeom>
                    <a:ln/>
                  </pic:spPr>
                </pic:pic>
              </a:graphicData>
            </a:graphic>
          </wp:inline>
        </w:drawing>
      </w:r>
    </w:p>
    <w:p w14:paraId="4C9C07AC" w14:textId="77777777" w:rsidR="003F1952" w:rsidRPr="00C661D5" w:rsidRDefault="000C1B85">
      <w:pPr>
        <w:jc w:val="center"/>
        <w:rPr>
          <w:sz w:val="24"/>
          <w:szCs w:val="24"/>
        </w:rPr>
      </w:pPr>
      <w:r w:rsidRPr="00C661D5">
        <w:rPr>
          <w:sz w:val="24"/>
          <w:szCs w:val="24"/>
        </w:rPr>
        <w:t>Fuente: Autor</w:t>
      </w:r>
    </w:p>
    <w:p w14:paraId="18DF37D7" w14:textId="77777777" w:rsidR="003F1952" w:rsidRPr="00C661D5" w:rsidRDefault="000C1B85">
      <w:pPr>
        <w:rPr>
          <w:b/>
          <w:sz w:val="24"/>
          <w:szCs w:val="24"/>
          <w:u w:val="single"/>
        </w:rPr>
      </w:pPr>
      <w:r w:rsidRPr="00C661D5">
        <w:rPr>
          <w:b/>
          <w:sz w:val="24"/>
          <w:szCs w:val="24"/>
          <w:u w:val="single"/>
        </w:rPr>
        <w:t>Ejemplo de tabla</w:t>
      </w:r>
    </w:p>
    <w:p w14:paraId="466DEB3A" w14:textId="77777777" w:rsidR="003F1952" w:rsidRPr="00C661D5" w:rsidRDefault="003F1952">
      <w:pPr>
        <w:rPr>
          <w:sz w:val="24"/>
          <w:szCs w:val="24"/>
        </w:rPr>
      </w:pPr>
    </w:p>
    <w:p w14:paraId="01E5EBC9" w14:textId="77777777"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14:paraId="6C933E15" w14:textId="77777777"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14:paraId="60EF6550"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67C191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14:paraId="07E7C14D" w14:textId="77777777"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14:paraId="753023DF" w14:textId="77777777"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B0E8CB2"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14:paraId="5838725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14:paraId="0886454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14:paraId="221B6817"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14:paraId="10750AE8"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14:paraId="48B49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2DD07B0"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14:paraId="047CD783"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14:paraId="446477A2"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14:paraId="5D4E60C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14:paraId="22E3DE2E"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14:paraId="1ACF586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14:paraId="1F7F9BD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14:paraId="7D8A964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14:paraId="5E72A4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371D72F"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14:paraId="5159007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14:paraId="6F2822D5" w14:textId="77777777" w:rsidR="003F1952" w:rsidRPr="00C661D5" w:rsidRDefault="000C1B85">
      <w:pPr>
        <w:jc w:val="center"/>
        <w:rPr>
          <w:sz w:val="24"/>
          <w:szCs w:val="24"/>
        </w:rPr>
      </w:pPr>
      <w:r w:rsidRPr="00C661D5">
        <w:rPr>
          <w:sz w:val="24"/>
          <w:szCs w:val="24"/>
        </w:rPr>
        <w:t>Fuente: Autor</w:t>
      </w:r>
    </w:p>
    <w:p w14:paraId="71CD3C96" w14:textId="77777777" w:rsidR="003F1952" w:rsidRPr="00C661D5" w:rsidRDefault="003F1952">
      <w:pPr>
        <w:rPr>
          <w:color w:val="A6A6A6"/>
          <w:sz w:val="24"/>
          <w:szCs w:val="24"/>
        </w:rPr>
      </w:pPr>
    </w:p>
    <w:p w14:paraId="699A4664" w14:textId="77777777" w:rsidR="003F1952" w:rsidRPr="00C661D5" w:rsidRDefault="003F1952">
      <w:pPr>
        <w:rPr>
          <w:sz w:val="24"/>
          <w:szCs w:val="24"/>
        </w:rPr>
      </w:pPr>
    </w:p>
    <w:p w14:paraId="5E8B6CED" w14:textId="77777777" w:rsidR="003F1952" w:rsidRPr="00C661D5" w:rsidRDefault="003F1952">
      <w:pPr>
        <w:rPr>
          <w:sz w:val="24"/>
          <w:szCs w:val="24"/>
        </w:rPr>
      </w:pPr>
    </w:p>
    <w:p w14:paraId="25DEB0F1" w14:textId="77777777" w:rsidR="003F1952" w:rsidRPr="00C661D5" w:rsidRDefault="003F1952">
      <w:pPr>
        <w:rPr>
          <w:sz w:val="24"/>
          <w:szCs w:val="24"/>
        </w:rPr>
      </w:pPr>
    </w:p>
    <w:p w14:paraId="6B36D627" w14:textId="77777777" w:rsidR="003F1952" w:rsidRPr="00C661D5" w:rsidRDefault="003F1952">
      <w:pPr>
        <w:rPr>
          <w:sz w:val="24"/>
          <w:szCs w:val="24"/>
        </w:rPr>
      </w:pPr>
    </w:p>
    <w:p w14:paraId="31C296BF" w14:textId="77777777" w:rsidR="003F1952" w:rsidRPr="00C661D5" w:rsidRDefault="003F1952">
      <w:pPr>
        <w:rPr>
          <w:sz w:val="24"/>
          <w:szCs w:val="24"/>
        </w:rPr>
      </w:pPr>
    </w:p>
    <w:p w14:paraId="111DEB8A" w14:textId="77777777" w:rsidR="003F1952" w:rsidRPr="00C661D5" w:rsidRDefault="003F1952">
      <w:pPr>
        <w:rPr>
          <w:sz w:val="24"/>
          <w:szCs w:val="24"/>
        </w:rPr>
      </w:pPr>
    </w:p>
    <w:p w14:paraId="43E1D1EB" w14:textId="77777777" w:rsidR="003F1952" w:rsidRPr="00C661D5" w:rsidRDefault="003F1952">
      <w:pPr>
        <w:tabs>
          <w:tab w:val="left" w:pos="80"/>
        </w:tabs>
        <w:spacing w:after="120"/>
        <w:rPr>
          <w:b/>
          <w:sz w:val="24"/>
          <w:szCs w:val="24"/>
        </w:rPr>
      </w:pPr>
    </w:p>
    <w:p w14:paraId="493EF478" w14:textId="77777777"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elkin" w:date="2017-11-02T23:05:00Z" w:initials="e">
    <w:p w14:paraId="43649700" w14:textId="2F2CDAA3" w:rsidR="000D210F" w:rsidRDefault="000D210F">
      <w:pPr>
        <w:pStyle w:val="Textocomentario"/>
      </w:pPr>
      <w:r>
        <w:rPr>
          <w:rStyle w:val="Refdecomentario"/>
        </w:rPr>
        <w:annotationRef/>
      </w:r>
      <w:r>
        <w:t>Agregar figuras</w:t>
      </w:r>
    </w:p>
  </w:comment>
  <w:comment w:id="5" w:author="elkin" w:date="2017-11-02T23:05:00Z" w:initials="e">
    <w:p w14:paraId="1AD2EADD" w14:textId="33684D27" w:rsidR="000D210F" w:rsidRDefault="000D210F">
      <w:pPr>
        <w:pStyle w:val="Textocomentario"/>
      </w:pPr>
      <w:r>
        <w:rPr>
          <w:rStyle w:val="Refdecomentario"/>
        </w:rPr>
        <w:annotationRef/>
      </w:r>
      <w:r>
        <w:t>Agregar tablas</w:t>
      </w:r>
    </w:p>
  </w:comment>
  <w:comment w:id="58" w:author="elkin" w:date="2017-11-02T23:03:00Z" w:initials="e">
    <w:p w14:paraId="4E57B673" w14:textId="3A803A07" w:rsidR="000D210F" w:rsidRDefault="000D210F">
      <w:pPr>
        <w:pStyle w:val="Textocomentario"/>
      </w:pPr>
      <w:r>
        <w:rPr>
          <w:rStyle w:val="Refdecomentario"/>
        </w:rPr>
        <w:annotationRef/>
      </w:r>
      <w:r>
        <w:t>Actualizar imagen</w:t>
      </w:r>
    </w:p>
  </w:comment>
  <w:comment w:id="60" w:author="elkin" w:date="2017-11-02T23:04:00Z" w:initials="e">
    <w:p w14:paraId="643F0305" w14:textId="7C887A90" w:rsidR="000D210F" w:rsidRDefault="000D210F">
      <w:pPr>
        <w:pStyle w:val="Textocomentario"/>
      </w:pPr>
      <w:r>
        <w:rPr>
          <w:rStyle w:val="Refdecomentario"/>
        </w:rPr>
        <w:annotationRef/>
      </w:r>
      <w:r>
        <w:t>Actualizar imagen</w:t>
      </w:r>
    </w:p>
  </w:comment>
  <w:comment w:id="79" w:author="elkin" w:date="2017-11-02T23:09:00Z" w:initials="e">
    <w:p w14:paraId="480B553B" w14:textId="75D19AF6" w:rsidR="000D210F" w:rsidRDefault="000D210F">
      <w:pPr>
        <w:pStyle w:val="Textocomentario"/>
      </w:pPr>
      <w:r>
        <w:rPr>
          <w:rStyle w:val="Refdecomentario"/>
        </w:rPr>
        <w:annotationRef/>
      </w:r>
      <w:r>
        <w:t>Actualizar imagen</w:t>
      </w:r>
    </w:p>
  </w:comment>
  <w:comment w:id="80" w:author="elkin" w:date="2017-11-02T23:09:00Z" w:initials="e">
    <w:p w14:paraId="7E7FDA7F" w14:textId="3D29C36E" w:rsidR="000D210F" w:rsidRDefault="000D210F">
      <w:pPr>
        <w:pStyle w:val="Textocomentario"/>
      </w:pPr>
      <w:r>
        <w:rPr>
          <w:rStyle w:val="Refdecomentario"/>
        </w:rPr>
        <w:annotationRef/>
      </w:r>
      <w:r>
        <w:t>Actualizar imagen</w:t>
      </w:r>
    </w:p>
  </w:comment>
  <w:comment w:id="81" w:author="elkin" w:date="2017-11-02T23:11:00Z" w:initials="e">
    <w:p w14:paraId="30D7A66F" w14:textId="5C18CF2F" w:rsidR="000D210F" w:rsidRDefault="000D210F">
      <w:pPr>
        <w:pStyle w:val="Textocomentario"/>
      </w:pPr>
      <w:r>
        <w:rPr>
          <w:rStyle w:val="Refdecomentario"/>
        </w:rPr>
        <w:annotationRef/>
      </w:r>
      <w:r>
        <w:t>Terminar esta parte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649700" w15:done="0"/>
  <w15:commentEx w15:paraId="1AD2EADD" w15:done="0"/>
  <w15:commentEx w15:paraId="4E57B673" w15:done="0"/>
  <w15:commentEx w15:paraId="643F0305" w15:done="0"/>
  <w15:commentEx w15:paraId="480B553B" w15:done="0"/>
  <w15:commentEx w15:paraId="7E7FDA7F" w15:done="0"/>
  <w15:commentEx w15:paraId="30D7A66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71A8C"/>
  <w16cid:commentId w16cid:paraId="1AD2EADD" w16cid:durableId="1DA71A8D"/>
  <w16cid:commentId w16cid:paraId="4E57B673" w16cid:durableId="1DA71A8E"/>
  <w16cid:commentId w16cid:paraId="643F0305" w16cid:durableId="1DA71A8F"/>
  <w16cid:commentId w16cid:paraId="480B553B" w16cid:durableId="1DA71A90"/>
  <w16cid:commentId w16cid:paraId="7E7FDA7F" w16cid:durableId="1DA71A91"/>
  <w16cid:commentId w16cid:paraId="30D7A66F" w16cid:durableId="1DA71A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92184" w14:textId="77777777" w:rsidR="00437ED3" w:rsidRDefault="00437ED3">
      <w:r>
        <w:separator/>
      </w:r>
    </w:p>
  </w:endnote>
  <w:endnote w:type="continuationSeparator" w:id="0">
    <w:p w14:paraId="3E3F09D9" w14:textId="77777777" w:rsidR="00437ED3" w:rsidRDefault="00437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0CE2B" w14:textId="77777777" w:rsidR="000D210F" w:rsidRDefault="000D210F">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0D210F" w14:paraId="281485CE" w14:textId="77777777">
      <w:trPr>
        <w:trHeight w:val="200"/>
      </w:trPr>
      <w:tc>
        <w:tcPr>
          <w:tcW w:w="2977" w:type="dxa"/>
          <w:vMerge w:val="restart"/>
        </w:tcPr>
        <w:p w14:paraId="53422402" w14:textId="77777777" w:rsidR="000D210F" w:rsidRDefault="000D210F">
          <w:pPr>
            <w:jc w:val="left"/>
            <w:rPr>
              <w:sz w:val="14"/>
              <w:szCs w:val="14"/>
            </w:rPr>
          </w:pPr>
          <w:r>
            <w:rPr>
              <w:sz w:val="14"/>
              <w:szCs w:val="14"/>
            </w:rPr>
            <w:t xml:space="preserve">ELABORADO POR: </w:t>
          </w:r>
        </w:p>
        <w:p w14:paraId="2B6C3925" w14:textId="77777777" w:rsidR="000D210F" w:rsidRDefault="000D210F">
          <w:pPr>
            <w:jc w:val="left"/>
            <w:rPr>
              <w:sz w:val="14"/>
              <w:szCs w:val="14"/>
            </w:rPr>
          </w:pPr>
          <w:r>
            <w:rPr>
              <w:sz w:val="14"/>
              <w:szCs w:val="14"/>
            </w:rPr>
            <w:t>Oficina de Investigaciones</w:t>
          </w:r>
        </w:p>
        <w:p w14:paraId="71D900CD" w14:textId="77777777" w:rsidR="000D210F" w:rsidRDefault="000D210F">
          <w:pPr>
            <w:ind w:left="357" w:hanging="357"/>
            <w:jc w:val="left"/>
            <w:rPr>
              <w:sz w:val="14"/>
              <w:szCs w:val="14"/>
            </w:rPr>
          </w:pPr>
        </w:p>
      </w:tc>
      <w:tc>
        <w:tcPr>
          <w:tcW w:w="4112" w:type="dxa"/>
          <w:vMerge w:val="restart"/>
        </w:tcPr>
        <w:p w14:paraId="2D00B9CD" w14:textId="77777777" w:rsidR="000D210F" w:rsidRDefault="000D210F">
          <w:pPr>
            <w:jc w:val="left"/>
            <w:rPr>
              <w:sz w:val="14"/>
              <w:szCs w:val="14"/>
            </w:rPr>
          </w:pPr>
          <w:r>
            <w:rPr>
              <w:sz w:val="14"/>
              <w:szCs w:val="14"/>
            </w:rPr>
            <w:t xml:space="preserve">REVISADO POR:  </w:t>
          </w:r>
        </w:p>
        <w:p w14:paraId="0FE4B4BC" w14:textId="77777777" w:rsidR="000D210F" w:rsidRDefault="000D210F">
          <w:pPr>
            <w:ind w:left="357" w:hanging="357"/>
            <w:jc w:val="left"/>
            <w:rPr>
              <w:sz w:val="14"/>
              <w:szCs w:val="14"/>
            </w:rPr>
          </w:pPr>
          <w:r>
            <w:rPr>
              <w:sz w:val="14"/>
              <w:szCs w:val="14"/>
            </w:rPr>
            <w:t>soporte al sistema integrado de gestión</w:t>
          </w:r>
        </w:p>
      </w:tc>
      <w:tc>
        <w:tcPr>
          <w:tcW w:w="3197" w:type="dxa"/>
        </w:tcPr>
        <w:p w14:paraId="53F639CE" w14:textId="77777777" w:rsidR="000D210F" w:rsidRDefault="000D210F">
          <w:pPr>
            <w:ind w:left="357" w:hanging="357"/>
            <w:jc w:val="left"/>
            <w:rPr>
              <w:sz w:val="14"/>
              <w:szCs w:val="14"/>
            </w:rPr>
          </w:pPr>
          <w:r>
            <w:rPr>
              <w:sz w:val="14"/>
              <w:szCs w:val="14"/>
            </w:rPr>
            <w:t>APROBADO POR : Asesor de planeación</w:t>
          </w:r>
        </w:p>
      </w:tc>
    </w:tr>
    <w:tr w:rsidR="000D210F" w14:paraId="0206B20B" w14:textId="77777777">
      <w:trPr>
        <w:trHeight w:val="200"/>
      </w:trPr>
      <w:tc>
        <w:tcPr>
          <w:tcW w:w="2977" w:type="dxa"/>
          <w:vMerge/>
        </w:tcPr>
        <w:p w14:paraId="365DEDE1" w14:textId="77777777" w:rsidR="000D210F" w:rsidRDefault="000D210F">
          <w:pPr>
            <w:spacing w:line="276" w:lineRule="auto"/>
            <w:jc w:val="left"/>
            <w:rPr>
              <w:sz w:val="14"/>
              <w:szCs w:val="14"/>
            </w:rPr>
          </w:pPr>
        </w:p>
      </w:tc>
      <w:tc>
        <w:tcPr>
          <w:tcW w:w="4112" w:type="dxa"/>
          <w:vMerge/>
        </w:tcPr>
        <w:p w14:paraId="4C7B9380" w14:textId="77777777" w:rsidR="000D210F" w:rsidRDefault="000D210F">
          <w:pPr>
            <w:jc w:val="left"/>
            <w:rPr>
              <w:sz w:val="14"/>
              <w:szCs w:val="14"/>
            </w:rPr>
          </w:pPr>
        </w:p>
        <w:p w14:paraId="3BD66945" w14:textId="77777777" w:rsidR="000D210F" w:rsidRDefault="000D210F">
          <w:pPr>
            <w:jc w:val="left"/>
            <w:rPr>
              <w:sz w:val="14"/>
              <w:szCs w:val="14"/>
            </w:rPr>
          </w:pPr>
        </w:p>
      </w:tc>
      <w:tc>
        <w:tcPr>
          <w:tcW w:w="3197" w:type="dxa"/>
        </w:tcPr>
        <w:p w14:paraId="2B9158C1" w14:textId="77777777" w:rsidR="000D210F" w:rsidRDefault="000D210F">
          <w:pPr>
            <w:ind w:left="357" w:hanging="357"/>
            <w:jc w:val="left"/>
            <w:rPr>
              <w:sz w:val="14"/>
              <w:szCs w:val="14"/>
            </w:rPr>
          </w:pPr>
          <w:r>
            <w:rPr>
              <w:sz w:val="14"/>
              <w:szCs w:val="14"/>
            </w:rPr>
            <w:t xml:space="preserve">FECHA APROBACION: </w:t>
          </w:r>
        </w:p>
      </w:tc>
    </w:tr>
  </w:tbl>
  <w:p w14:paraId="55E8FFE0" w14:textId="77777777" w:rsidR="000D210F" w:rsidRDefault="000D210F">
    <w:pPr>
      <w:tabs>
        <w:tab w:val="center" w:pos="4419"/>
        <w:tab w:val="right" w:pos="8838"/>
      </w:tabs>
      <w:ind w:left="-567"/>
      <w:jc w:val="right"/>
    </w:pPr>
  </w:p>
  <w:p w14:paraId="66AD10D6" w14:textId="77777777" w:rsidR="000D210F" w:rsidRDefault="000D210F">
    <w:pPr>
      <w:tabs>
        <w:tab w:val="center" w:pos="4419"/>
        <w:tab w:val="right" w:pos="8838"/>
      </w:tabs>
      <w:spacing w:after="279"/>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00C3F" w14:textId="77777777" w:rsidR="00437ED3" w:rsidRDefault="00437ED3">
      <w:r>
        <w:separator/>
      </w:r>
    </w:p>
  </w:footnote>
  <w:footnote w:type="continuationSeparator" w:id="0">
    <w:p w14:paraId="27827250" w14:textId="77777777" w:rsidR="00437ED3" w:rsidRDefault="00437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3CD67" w14:textId="77777777" w:rsidR="000D210F" w:rsidRDefault="000D210F">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0D210F" w14:paraId="034B90C1" w14:textId="77777777">
      <w:trPr>
        <w:trHeight w:val="700"/>
        <w:jc w:val="center"/>
      </w:trPr>
      <w:tc>
        <w:tcPr>
          <w:tcW w:w="1558" w:type="dxa"/>
        </w:tcPr>
        <w:p w14:paraId="31FBBD03" w14:textId="77777777" w:rsidR="000D210F" w:rsidRDefault="000D210F">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0D210F" w:rsidRDefault="000D210F">
          <w:pPr>
            <w:jc w:val="center"/>
          </w:pPr>
          <w:r>
            <w:t>DOCENCIA</w:t>
          </w:r>
        </w:p>
      </w:tc>
      <w:tc>
        <w:tcPr>
          <w:tcW w:w="1843" w:type="dxa"/>
          <w:vAlign w:val="center"/>
        </w:tcPr>
        <w:p w14:paraId="04E7D85A" w14:textId="213E9F3E" w:rsidR="000D210F" w:rsidRDefault="000D210F">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437ED3">
            <w:rPr>
              <w:noProof/>
              <w:sz w:val="16"/>
              <w:szCs w:val="16"/>
            </w:rPr>
            <w:t>1</w:t>
          </w:r>
          <w:r>
            <w:rPr>
              <w:sz w:val="16"/>
              <w:szCs w:val="16"/>
            </w:rPr>
            <w:fldChar w:fldCharType="end"/>
          </w:r>
          <w:r>
            <w:rPr>
              <w:sz w:val="16"/>
              <w:szCs w:val="16"/>
            </w:rPr>
            <w:t xml:space="preserve"> </w:t>
          </w:r>
        </w:p>
        <w:p w14:paraId="4D63A8B2" w14:textId="2C7FAC58" w:rsidR="000D210F" w:rsidRDefault="000D210F">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437ED3">
            <w:rPr>
              <w:noProof/>
              <w:sz w:val="16"/>
              <w:szCs w:val="16"/>
            </w:rPr>
            <w:t>1</w:t>
          </w:r>
          <w:r>
            <w:rPr>
              <w:sz w:val="16"/>
              <w:szCs w:val="16"/>
            </w:rPr>
            <w:fldChar w:fldCharType="end"/>
          </w:r>
        </w:p>
      </w:tc>
    </w:tr>
    <w:tr w:rsidR="000D210F" w14:paraId="2A44E672" w14:textId="77777777">
      <w:trPr>
        <w:trHeight w:val="580"/>
        <w:jc w:val="center"/>
      </w:trPr>
      <w:tc>
        <w:tcPr>
          <w:tcW w:w="1558" w:type="dxa"/>
          <w:vAlign w:val="center"/>
        </w:tcPr>
        <w:p w14:paraId="04FCF8A9" w14:textId="77777777" w:rsidR="000D210F" w:rsidRDefault="000D210F">
          <w:pPr>
            <w:jc w:val="center"/>
            <w:rPr>
              <w:sz w:val="16"/>
              <w:szCs w:val="16"/>
            </w:rPr>
          </w:pPr>
          <w:r>
            <w:rPr>
              <w:sz w:val="16"/>
              <w:szCs w:val="16"/>
            </w:rPr>
            <w:t>R-DC-95</w:t>
          </w:r>
        </w:p>
      </w:tc>
      <w:tc>
        <w:tcPr>
          <w:tcW w:w="5579" w:type="dxa"/>
          <w:vAlign w:val="center"/>
        </w:tcPr>
        <w:p w14:paraId="77DC15E1" w14:textId="77777777" w:rsidR="000D210F" w:rsidRDefault="000D210F">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0D210F" w:rsidRDefault="000D210F">
          <w:pPr>
            <w:jc w:val="center"/>
            <w:rPr>
              <w:sz w:val="16"/>
              <w:szCs w:val="16"/>
            </w:rPr>
          </w:pPr>
          <w:r>
            <w:rPr>
              <w:sz w:val="16"/>
              <w:szCs w:val="16"/>
            </w:rPr>
            <w:t>VERSIÓN: 01</w:t>
          </w:r>
        </w:p>
      </w:tc>
    </w:tr>
  </w:tbl>
  <w:p w14:paraId="304970BE" w14:textId="77777777" w:rsidR="000D210F" w:rsidRDefault="000D21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15:restartNumberingAfterBreak="0">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6" w15:restartNumberingAfterBreak="0">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8" w15:restartNumberingAfterBreak="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9" w15:restartNumberingAfterBreak="0">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1" w15:restartNumberingAfterBreak="0">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12" w15:restartNumberingAfterBreak="0">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4" w15:restartNumberingAfterBreak="0">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15" w15:restartNumberingAfterBreak="0">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7"/>
  </w:num>
  <w:num w:numId="2">
    <w:abstractNumId w:val="0"/>
  </w:num>
  <w:num w:numId="3">
    <w:abstractNumId w:val="9"/>
  </w:num>
  <w:num w:numId="4">
    <w:abstractNumId w:val="6"/>
  </w:num>
  <w:num w:numId="5">
    <w:abstractNumId w:val="5"/>
  </w:num>
  <w:num w:numId="6">
    <w:abstractNumId w:val="14"/>
  </w:num>
  <w:num w:numId="7">
    <w:abstractNumId w:val="11"/>
  </w:num>
  <w:num w:numId="8">
    <w:abstractNumId w:val="12"/>
  </w:num>
  <w:num w:numId="9">
    <w:abstractNumId w:val="15"/>
  </w:num>
  <w:num w:numId="10">
    <w:abstractNumId w:val="1"/>
  </w:num>
  <w:num w:numId="11">
    <w:abstractNumId w:val="8"/>
  </w:num>
  <w:num w:numId="12">
    <w:abstractNumId w:val="2"/>
  </w:num>
  <w:num w:numId="13">
    <w:abstractNumId w:val="4"/>
  </w:num>
  <w:num w:numId="14">
    <w:abstractNumId w:val="10"/>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F1952"/>
    <w:rsid w:val="00002905"/>
    <w:rsid w:val="000258CD"/>
    <w:rsid w:val="000B7BC4"/>
    <w:rsid w:val="000C1B85"/>
    <w:rsid w:val="000D210F"/>
    <w:rsid w:val="000D3202"/>
    <w:rsid w:val="000D6A73"/>
    <w:rsid w:val="000F4329"/>
    <w:rsid w:val="001D108D"/>
    <w:rsid w:val="001E0F5E"/>
    <w:rsid w:val="001F5A89"/>
    <w:rsid w:val="00210BA0"/>
    <w:rsid w:val="00222B49"/>
    <w:rsid w:val="0027759C"/>
    <w:rsid w:val="002B0FCA"/>
    <w:rsid w:val="002D62D0"/>
    <w:rsid w:val="002F0063"/>
    <w:rsid w:val="003063E3"/>
    <w:rsid w:val="00344756"/>
    <w:rsid w:val="00376230"/>
    <w:rsid w:val="003D0BB9"/>
    <w:rsid w:val="003F0C1B"/>
    <w:rsid w:val="003F1952"/>
    <w:rsid w:val="00437ED3"/>
    <w:rsid w:val="004B5946"/>
    <w:rsid w:val="0057519C"/>
    <w:rsid w:val="00575739"/>
    <w:rsid w:val="00586478"/>
    <w:rsid w:val="005C7480"/>
    <w:rsid w:val="006948AB"/>
    <w:rsid w:val="006B122F"/>
    <w:rsid w:val="006D3E21"/>
    <w:rsid w:val="007B07FD"/>
    <w:rsid w:val="007C78D9"/>
    <w:rsid w:val="007F5334"/>
    <w:rsid w:val="00836AD6"/>
    <w:rsid w:val="00867E15"/>
    <w:rsid w:val="008842FC"/>
    <w:rsid w:val="008844F3"/>
    <w:rsid w:val="008863A2"/>
    <w:rsid w:val="00967EB6"/>
    <w:rsid w:val="00985741"/>
    <w:rsid w:val="009C5C63"/>
    <w:rsid w:val="009F74FB"/>
    <w:rsid w:val="00A7743F"/>
    <w:rsid w:val="00A83D8C"/>
    <w:rsid w:val="00A96720"/>
    <w:rsid w:val="00AB1EB5"/>
    <w:rsid w:val="00AB320A"/>
    <w:rsid w:val="00B53467"/>
    <w:rsid w:val="00C25455"/>
    <w:rsid w:val="00C40F8D"/>
    <w:rsid w:val="00C661D5"/>
    <w:rsid w:val="00C94F87"/>
    <w:rsid w:val="00CB4DD0"/>
    <w:rsid w:val="00CD05B1"/>
    <w:rsid w:val="00CD5B10"/>
    <w:rsid w:val="00D8258D"/>
    <w:rsid w:val="00DC59FA"/>
    <w:rsid w:val="00E4666C"/>
    <w:rsid w:val="00F44242"/>
    <w:rsid w:val="00FB1C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15:docId w15:val="{69864D43-D8AA-4C8B-8E4D-343C13ED7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pPr>
      <w:keepNext/>
      <w:spacing w:before="200" w:line="360" w:lineRule="auto"/>
      <w:ind w:left="864"/>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Descripcin"/>
    <w:link w:val="FiguraCar"/>
    <w:qFormat/>
    <w:rsid w:val="006B122F"/>
    <w:pPr>
      <w:widowControl/>
      <w:pBdr>
        <w:top w:val="none" w:sz="0" w:space="0" w:color="auto"/>
        <w:left w:val="none" w:sz="0" w:space="0" w:color="auto"/>
        <w:bottom w:val="none" w:sz="0" w:space="0" w:color="auto"/>
        <w:right w:val="none" w:sz="0" w:space="0" w:color="auto"/>
        <w:between w:val="none" w:sz="0" w:space="0" w:color="auto"/>
      </w:pBdr>
      <w:jc w:val="center"/>
    </w:pPr>
    <w:rPr>
      <w:rFonts w:eastAsiaTheme="minorHAnsi" w:cstheme="minorBidi"/>
      <w:b/>
      <w:bCs/>
      <w:i w:val="0"/>
      <w:iCs w:val="0"/>
      <w:color w:val="auto"/>
      <w:lang w:eastAsia="en-US"/>
    </w:rPr>
  </w:style>
  <w:style w:type="character" w:customStyle="1" w:styleId="FiguraCar">
    <w:name w:val="Figura Car"/>
    <w:basedOn w:val="Fuentedeprrafopredeter"/>
    <w:link w:val="Figura"/>
    <w:rsid w:val="006B122F"/>
    <w:rPr>
      <w:rFonts w:eastAsiaTheme="minorHAnsi" w:cstheme="minorBidi"/>
      <w:b/>
      <w:bCs/>
      <w:color w:val="auto"/>
      <w:sz w:val="18"/>
      <w:szCs w:val="18"/>
      <w:lang w:eastAsia="en-US"/>
    </w:rPr>
  </w:style>
  <w:style w:type="paragraph" w:styleId="Descripcin">
    <w:name w:val="caption"/>
    <w:basedOn w:val="Normal"/>
    <w:next w:val="Normal"/>
    <w:uiPriority w:val="35"/>
    <w:semiHidden/>
    <w:unhideWhenUsed/>
    <w:qFormat/>
    <w:rsid w:val="006B122F"/>
    <w:pPr>
      <w:spacing w:after="200"/>
    </w:pPr>
    <w:rPr>
      <w:i/>
      <w:iCs/>
      <w:color w:val="1F497D" w:themeColor="text2"/>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jpg"/><Relationship Id="rId20" Type="http://schemas.microsoft.com/office/2007/relationships/hdphoto" Target="media/hdphoto1.wdp"/><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07/relationships/hdphoto" Target="media/hdphoto3.wdp"/><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microsoft.com/office/2007/relationships/hdphoto" Target="media/hdphoto2.wdp"/><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4F8B7BED-62A3-4258-BF82-12354C589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80</Pages>
  <Words>13966</Words>
  <Characters>77096</Characters>
  <Application>Microsoft Office Word</Application>
  <DocSecurity>0</DocSecurity>
  <Lines>3083</Lines>
  <Paragraphs>1751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19</cp:revision>
  <dcterms:created xsi:type="dcterms:W3CDTF">2017-07-02T18:51:00Z</dcterms:created>
  <dcterms:modified xsi:type="dcterms:W3CDTF">2017-11-03T22:50:00Z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